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3B79E">
      <w:pPr>
        <w:jc w:val="center"/>
        <w:rPr>
          <w:lang w:val="ru-RU"/>
        </w:rPr>
      </w:pPr>
      <w:r>
        <w:rPr>
          <w:b/>
          <w:color w:val="6F4BD8"/>
          <w:sz w:val="30"/>
          <w:lang w:val="ru-RU"/>
        </w:rPr>
        <w:t>СРС №10</w:t>
      </w:r>
    </w:p>
    <w:p w14:paraId="7F5818CA">
      <w:pPr>
        <w:pStyle w:val="37"/>
        <w:jc w:val="center"/>
        <w:rPr>
          <w:lang w:val="ru-RU"/>
        </w:rPr>
      </w:pPr>
      <w:r>
        <w:rPr>
          <w:lang w:val="ru-RU"/>
        </w:rPr>
        <w:t xml:space="preserve">Структура программы </w:t>
      </w:r>
      <w:r>
        <w:t>C</w:t>
      </w:r>
      <w:r>
        <w:rPr>
          <w:lang w:val="ru-RU"/>
        </w:rPr>
        <w:t>++</w:t>
      </w:r>
      <w:r>
        <w:rPr>
          <w:lang w:val="ru-RU"/>
        </w:rPr>
        <w:br w:type="textWrapping"/>
      </w:r>
      <w:r>
        <w:rPr>
          <w:lang w:val="ru-RU"/>
        </w:rPr>
        <w:t>и организация ввода-вывода данных</w:t>
      </w:r>
    </w:p>
    <w:p w14:paraId="71BBE8E7">
      <w:pPr>
        <w:jc w:val="center"/>
        <w:rPr>
          <w:lang w:val="ru-RU"/>
        </w:rPr>
      </w:pPr>
      <w:r>
        <w:rPr>
          <w:color w:val="666A7A"/>
          <w:sz w:val="23"/>
          <w:lang w:val="ru-RU"/>
        </w:rPr>
        <w:t xml:space="preserve">Чтение кода → восстановление строк → </w:t>
      </w:r>
      <w:r>
        <w:rPr>
          <w:color w:val="666A7A"/>
          <w:sz w:val="23"/>
        </w:rPr>
        <w:t>cin</w:t>
      </w:r>
      <w:r>
        <w:rPr>
          <w:color w:val="666A7A"/>
          <w:sz w:val="23"/>
          <w:lang w:val="ru-RU"/>
        </w:rPr>
        <w:t>/</w:t>
      </w:r>
      <w:r>
        <w:rPr>
          <w:color w:val="666A7A"/>
          <w:sz w:val="23"/>
        </w:rPr>
        <w:t>cout</w:t>
      </w:r>
      <w:r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29A91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>
            <w:pPr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>
      <w:pPr>
        <w:rPr>
          <w:lang w:val="ru-RU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68CE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>
            <w:pPr>
              <w:spacing w:after="0" w:line="240" w:lineRule="auto"/>
              <w:rPr>
                <w:rFonts w:hint="default"/>
                <w:lang w:val="ru-RU"/>
              </w:rPr>
            </w:pPr>
            <w:ins w:id="0" w:author="the Phanteck" w:date="2026-09-21T15:54:57Z">
              <w:r>
                <w:rPr>
                  <w:lang w:val="ru-RU"/>
                </w:rPr>
                <w:t>Смет</w:t>
              </w:r>
            </w:ins>
            <w:ins w:id="1" w:author="the Phanteck" w:date="2026-09-21T15:54:58Z">
              <w:r>
                <w:rPr>
                  <w:lang w:val="ru-RU"/>
                </w:rPr>
                <w:t>а</w:t>
              </w:r>
            </w:ins>
            <w:ins w:id="2" w:author="the Phanteck" w:date="2026-09-21T15:54:59Z">
              <w:r>
                <w:rPr>
                  <w:lang w:val="ru-RU"/>
                </w:rPr>
                <w:t>нин</w:t>
              </w:r>
            </w:ins>
            <w:ins w:id="3" w:author="the Phanteck" w:date="2026-09-21T15:54:59Z">
              <w:r>
                <w:rPr>
                  <w:rFonts w:hint="default"/>
                  <w:lang w:val="ru-RU"/>
                </w:rPr>
                <w:t xml:space="preserve"> Да</w:t>
              </w:r>
            </w:ins>
            <w:ins w:id="4" w:author="the Phanteck" w:date="2026-09-21T15:55:00Z">
              <w:r>
                <w:rPr>
                  <w:rFonts w:hint="default"/>
                  <w:lang w:val="ru-RU"/>
                </w:rPr>
                <w:t>нил</w:t>
              </w:r>
            </w:ins>
          </w:p>
        </w:tc>
      </w:tr>
      <w:tr w14:paraId="0BE0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>
            <w:pPr>
              <w:spacing w:after="0" w:line="240" w:lineRule="auto"/>
              <w:rPr>
                <w:rFonts w:hint="default"/>
                <w:lang w:val="ru-RU"/>
              </w:rPr>
            </w:pPr>
            <w:ins w:id="5" w:author="the Phanteck" w:date="2026-09-21T15:55:02Z">
              <w:r>
                <w:rPr>
                  <w:rFonts w:hint="default"/>
                  <w:lang w:val="ru-RU"/>
                </w:rPr>
                <w:t>20</w:t>
              </w:r>
            </w:ins>
            <w:ins w:id="6" w:author="the Phanteck" w:date="2026-09-21T15:55:03Z">
              <w:r>
                <w:rPr>
                  <w:rFonts w:hint="default"/>
                  <w:lang w:val="ru-RU"/>
                </w:rPr>
                <w:t>РПО</w:t>
              </w:r>
            </w:ins>
          </w:p>
        </w:tc>
      </w:tr>
      <w:tr w14:paraId="0365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>
            <w:pPr>
              <w:spacing w:after="0" w:line="240" w:lineRule="auto"/>
              <w:rPr>
                <w:rFonts w:hint="default"/>
                <w:lang w:val="en-US"/>
              </w:rPr>
            </w:pPr>
            <w:ins w:id="7" w:author="the Phanteck" w:date="2026-09-21T15:55:06Z">
              <w:r>
                <w:rPr>
                  <w:rFonts w:hint="default"/>
                  <w:lang w:val="en-US"/>
                </w:rPr>
                <w:t>A</w:t>
              </w:r>
            </w:ins>
          </w:p>
        </w:tc>
      </w:tr>
    </w:tbl>
    <w:p w14:paraId="76E89ABB"/>
    <w:p w14:paraId="5484E3C1">
      <w:pPr>
        <w:pStyle w:val="2"/>
      </w:pPr>
      <w:r>
        <w:t>Что нужно знать перед выполнением</w:t>
      </w:r>
    </w:p>
    <w:p w14:paraId="09224BA4">
      <w:pPr>
        <w:pStyle w:val="24"/>
        <w:spacing w:after="60"/>
      </w:pPr>
      <w:r>
        <w:t>назначение main(), #include &lt;iostream&gt; и using namespace std;</w:t>
      </w:r>
    </w:p>
    <w:p w14:paraId="03BC94F8">
      <w:pPr>
        <w:pStyle w:val="24"/>
        <w:spacing w:after="60"/>
        <w:rPr>
          <w:lang w:val="ru-RU"/>
        </w:rPr>
      </w:pPr>
      <w:r>
        <w:rPr>
          <w:lang w:val="ru-RU"/>
        </w:rPr>
        <w:t xml:space="preserve">объявление простых переменных </w:t>
      </w:r>
      <w:r>
        <w:t>int</w:t>
      </w:r>
      <w:r>
        <w:rPr>
          <w:lang w:val="ru-RU"/>
        </w:rPr>
        <w:t xml:space="preserve"> и </w:t>
      </w:r>
      <w:r>
        <w:t>double</w:t>
      </w:r>
      <w:r>
        <w:rPr>
          <w:lang w:val="ru-RU"/>
        </w:rPr>
        <w:t>;</w:t>
      </w:r>
    </w:p>
    <w:p w14:paraId="74AB9F05">
      <w:pPr>
        <w:pStyle w:val="24"/>
        <w:spacing w:after="60"/>
        <w:rPr>
          <w:lang w:val="ru-RU"/>
        </w:rPr>
      </w:pPr>
      <w:r>
        <w:rPr>
          <w:lang w:val="ru-RU"/>
        </w:rPr>
        <w:t xml:space="preserve">ввод данных через </w:t>
      </w:r>
      <w:r>
        <w:t>cin</w:t>
      </w:r>
      <w:r>
        <w:rPr>
          <w:lang w:val="ru-RU"/>
        </w:rPr>
        <w:t xml:space="preserve"> и оператор &gt;&gt;;</w:t>
      </w:r>
    </w:p>
    <w:p w14:paraId="7700741B">
      <w:pPr>
        <w:pStyle w:val="24"/>
        <w:spacing w:after="60"/>
        <w:rPr>
          <w:lang w:val="ru-RU"/>
        </w:rPr>
      </w:pPr>
      <w:r>
        <w:rPr>
          <w:lang w:val="ru-RU"/>
        </w:rPr>
        <w:t xml:space="preserve">вывод данных через </w:t>
      </w:r>
      <w:r>
        <w:t>cout</w:t>
      </w:r>
      <w:r>
        <w:rPr>
          <w:lang w:val="ru-RU"/>
        </w:rPr>
        <w:t xml:space="preserve"> и оператор &lt;&lt;;</w:t>
      </w:r>
    </w:p>
    <w:p w14:paraId="67732239">
      <w:pPr>
        <w:pStyle w:val="24"/>
        <w:spacing w:after="60"/>
      </w:pPr>
      <w:r>
        <w:t>простые арифметические операции +, -, *, /;</w:t>
      </w:r>
    </w:p>
    <w:p w14:paraId="46F4CCA2">
      <w:pPr>
        <w:pStyle w:val="24"/>
        <w:spacing w:after="60"/>
        <w:rPr>
          <w:lang w:val="ru-RU"/>
        </w:rPr>
      </w:pPr>
      <w:r>
        <w:rPr>
          <w:lang w:val="ru-RU"/>
        </w:rPr>
        <w:t>линейный алгоритм: ввод → вычисление → вывод.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1ED54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>
            <w:pPr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>
      <w:pPr>
        <w:rPr>
          <w:lang w:val="ru-RU"/>
        </w:rPr>
      </w:pPr>
      <w:bookmarkStart w:id="0" w:name="_GoBack"/>
      <w:bookmarkEnd w:id="0"/>
    </w:p>
    <w:p w14:paraId="1C6C5C5E">
      <w:pPr>
        <w:rPr>
          <w:lang w:val="ru-RU"/>
        </w:rPr>
      </w:pPr>
      <w:r>
        <w:rPr>
          <w:lang w:val="ru-RU"/>
        </w:rPr>
        <w:br w:type="page"/>
      </w:r>
    </w:p>
    <w:p w14:paraId="04204F1B">
      <w:pPr>
        <w:pStyle w:val="2"/>
        <w:rPr>
          <w:lang w:val="ru-RU"/>
        </w:rPr>
      </w:pPr>
      <w:r>
        <w:rPr>
          <w:lang w:val="ru-RU"/>
        </w:rPr>
        <w:t>Задание 1. Разберите программу по строкам</w:t>
      </w:r>
    </w:p>
    <w:p w14:paraId="668760D3">
      <w:r>
        <w:rPr>
          <w:lang w:val="ru-RU"/>
        </w:rPr>
        <w:t xml:space="preserve">Прочитайте программу. Напротив каждой строки кратко напишите, что она делает. </w:t>
      </w:r>
      <w:r>
        <w:t>Ответ формулируйте своими словами.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28EDC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>
            <w:pPr>
              <w:pStyle w:val="165"/>
            </w:pP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int main()</w:t>
            </w:r>
            <w:r>
              <w:br w:type="textWrapping"/>
            </w:r>
            <w:r>
              <w:t>{</w:t>
            </w:r>
            <w:r>
              <w:br w:type="textWrapping"/>
            </w:r>
            <w:r>
              <w:t xml:space="preserve">    int a, b, s;</w:t>
            </w:r>
            <w:r>
              <w:br w:type="textWrapping"/>
            </w:r>
            <w:r>
              <w:t xml:space="preserve">    cout &lt;&lt; "Введите два числа: ";</w:t>
            </w:r>
            <w:r>
              <w:br w:type="textWrapping"/>
            </w:r>
            <w:r>
              <w:t xml:space="preserve">    cin &gt;&gt; a &gt;&gt; b;</w:t>
            </w:r>
            <w:r>
              <w:br w:type="textWrapping"/>
            </w:r>
            <w:r>
              <w:t xml:space="preserve">    s = a + b;</w:t>
            </w:r>
            <w:r>
              <w:br w:type="textWrapping"/>
            </w:r>
            <w:r>
              <w:t xml:space="preserve">    cout &lt;&lt; "Сумма = " &lt;&lt; s;</w:t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</w:tc>
      </w:tr>
    </w:tbl>
    <w:p w14:paraId="45D17FC8"/>
    <w:p w14:paraId="111FF653">
      <w:pPr>
        <w:rPr>
          <w:rFonts w:hint="default"/>
          <w:lang w:val="ru-RU"/>
        </w:rPr>
      </w:pPr>
      <w:r>
        <w:rPr>
          <w:b/>
        </w:rPr>
        <w:t xml:space="preserve">1. #include &lt;iostream&gt; — </w:t>
      </w:r>
      <w:r>
        <w:rPr>
          <w:lang w:val="ru-RU"/>
        </w:rPr>
        <w:t>импортирует</w:t>
      </w:r>
      <w:r>
        <w:rPr>
          <w:rFonts w:hint="default"/>
          <w:lang w:val="ru-RU"/>
        </w:rPr>
        <w:t xml:space="preserve"> библиотеку </w:t>
      </w:r>
      <w:r>
        <w:rPr>
          <w:rFonts w:hint="default"/>
          <w:lang w:val="en-US"/>
        </w:rPr>
        <w:t xml:space="preserve">iostream </w:t>
      </w:r>
      <w:r>
        <w:rPr>
          <w:rFonts w:hint="default"/>
          <w:lang w:val="ru-RU"/>
        </w:rPr>
        <w:t>которая включает очень важные функции</w:t>
      </w:r>
    </w:p>
    <w:p w14:paraId="12397964">
      <w:pPr>
        <w:rPr>
          <w:rFonts w:hint="default"/>
          <w:lang w:val="en-US"/>
        </w:rPr>
      </w:pPr>
      <w:r>
        <w:rPr>
          <w:b/>
        </w:rPr>
        <w:t xml:space="preserve">2. using namespace std; — </w:t>
      </w:r>
      <w:r>
        <w:rPr>
          <w:lang w:val="ru-RU"/>
        </w:rPr>
        <w:t>Использовать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namespace std </w:t>
      </w:r>
      <w:r>
        <w:rPr>
          <w:rFonts w:hint="default"/>
          <w:lang w:val="ru-RU"/>
        </w:rPr>
        <w:t xml:space="preserve">чтобы каждый раз не пришлось писать </w:t>
      </w:r>
      <w:r>
        <w:rPr>
          <w:rFonts w:hint="default"/>
          <w:lang w:val="en-US"/>
        </w:rPr>
        <w:t>::std</w:t>
      </w:r>
    </w:p>
    <w:p w14:paraId="41F29D63">
      <w:pPr>
        <w:rPr>
          <w:rFonts w:hint="default"/>
          <w:lang w:val="ru-RU"/>
        </w:rPr>
      </w:pPr>
      <w:r>
        <w:rPr>
          <w:b/>
        </w:rPr>
        <w:t xml:space="preserve">3. int main() — </w:t>
      </w:r>
      <w:r>
        <w:rPr>
          <w:lang w:val="ru-RU"/>
        </w:rPr>
        <w:t>Главная</w:t>
      </w:r>
      <w:r>
        <w:rPr>
          <w:rFonts w:hint="default"/>
          <w:lang w:val="ru-RU"/>
        </w:rPr>
        <w:t xml:space="preserve"> функция в которой всё выполняется</w:t>
      </w:r>
    </w:p>
    <w:p w14:paraId="138CB150">
      <w:pPr>
        <w:rPr>
          <w:rFonts w:hint="default"/>
          <w:lang w:val="en-US"/>
        </w:rPr>
      </w:pPr>
      <w:r>
        <w:rPr>
          <w:b/>
        </w:rPr>
        <w:t xml:space="preserve">4. int a, b, s; — </w:t>
      </w:r>
      <w:r>
        <w:rPr>
          <w:lang w:val="ru-RU"/>
        </w:rPr>
        <w:t>три</w:t>
      </w:r>
      <w:r>
        <w:rPr>
          <w:rFonts w:hint="default"/>
          <w:lang w:val="ru-RU"/>
        </w:rPr>
        <w:t xml:space="preserve"> числовых переменных </w:t>
      </w:r>
      <w:r>
        <w:rPr>
          <w:rFonts w:hint="default"/>
          <w:lang w:val="en-US"/>
        </w:rPr>
        <w:t>a,b,s</w:t>
      </w:r>
    </w:p>
    <w:p w14:paraId="177B1571">
      <w:pPr>
        <w:rPr>
          <w:rFonts w:hint="default"/>
          <w:lang w:val="en-US"/>
        </w:rPr>
      </w:pPr>
      <w:r>
        <w:rPr>
          <w:b/>
          <w:lang w:val="ru-RU"/>
        </w:rPr>
        <w:t xml:space="preserve">5. </w:t>
      </w:r>
      <w:r>
        <w:rPr>
          <w:b/>
        </w:rPr>
        <w:t>cout</w:t>
      </w:r>
      <w:r>
        <w:rPr>
          <w:b/>
          <w:lang w:val="ru-RU"/>
        </w:rPr>
        <w:t xml:space="preserve"> &lt;&lt; "Введите два числа: "; — </w:t>
      </w:r>
      <w:r>
        <w:rPr>
          <w:lang w:val="ru-RU"/>
        </w:rPr>
        <w:t>Вывести</w:t>
      </w:r>
      <w:r>
        <w:rPr>
          <w:rFonts w:hint="default"/>
          <w:lang w:val="ru-RU"/>
        </w:rPr>
        <w:t xml:space="preserve"> в консоль надпись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введите два числа</w:t>
      </w:r>
      <w:r>
        <w:rPr>
          <w:rFonts w:hint="default"/>
          <w:lang w:val="en-US"/>
        </w:rPr>
        <w:t>:”</w:t>
      </w:r>
    </w:p>
    <w:p w14:paraId="67F25F8C">
      <w:pPr>
        <w:rPr>
          <w:rFonts w:hint="default"/>
          <w:lang w:val="en-US"/>
        </w:rPr>
      </w:pPr>
      <w:r>
        <w:rPr>
          <w:b/>
          <w:lang w:val="ru-RU"/>
        </w:rPr>
        <w:t xml:space="preserve">6. </w:t>
      </w:r>
      <w:r>
        <w:rPr>
          <w:b/>
        </w:rPr>
        <w:t>cin</w:t>
      </w:r>
      <w:r>
        <w:rPr>
          <w:b/>
          <w:lang w:val="ru-RU"/>
        </w:rPr>
        <w:t xml:space="preserve"> &gt;&gt; </w:t>
      </w:r>
      <w:r>
        <w:rPr>
          <w:b/>
        </w:rPr>
        <w:t>a</w:t>
      </w:r>
      <w:r>
        <w:rPr>
          <w:b/>
          <w:lang w:val="ru-RU"/>
        </w:rPr>
        <w:t xml:space="preserve"> &gt;&gt; </w:t>
      </w:r>
      <w:r>
        <w:rPr>
          <w:b/>
        </w:rPr>
        <w:t>b</w:t>
      </w:r>
      <w:r>
        <w:rPr>
          <w:b/>
          <w:lang w:val="ru-RU"/>
        </w:rPr>
        <w:t>; — Вписать</w:t>
      </w:r>
      <w:r>
        <w:rPr>
          <w:rFonts w:hint="default"/>
          <w:b/>
          <w:lang w:val="ru-RU"/>
        </w:rPr>
        <w:t xml:space="preserve"> в консоль числа для переменных </w:t>
      </w:r>
      <w:r>
        <w:rPr>
          <w:rFonts w:hint="default"/>
          <w:b/>
          <w:lang w:val="en-US"/>
        </w:rPr>
        <w:t>a , b</w:t>
      </w:r>
    </w:p>
    <w:p w14:paraId="58487359">
      <w:pPr>
        <w:rPr>
          <w:rFonts w:hint="default"/>
          <w:lang w:val="en-US"/>
        </w:rPr>
      </w:pPr>
      <w:r>
        <w:rPr>
          <w:b/>
        </w:rPr>
        <w:t xml:space="preserve">7. s = a + b; — </w:t>
      </w:r>
      <w:r>
        <w:rPr>
          <w:lang w:val="ru-RU"/>
        </w:rPr>
        <w:t>вычисление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a </w:t>
      </w:r>
      <w:r>
        <w:rPr>
          <w:rFonts w:hint="default"/>
          <w:lang w:val="ru-RU"/>
        </w:rPr>
        <w:t xml:space="preserve">плюс </w:t>
      </w:r>
      <w:r>
        <w:rPr>
          <w:rFonts w:hint="default"/>
          <w:lang w:val="en-US"/>
        </w:rPr>
        <w:t xml:space="preserve">b </w:t>
      </w:r>
      <w:r>
        <w:rPr>
          <w:rFonts w:hint="default"/>
          <w:lang w:val="ru-RU"/>
        </w:rPr>
        <w:t xml:space="preserve">. выводит результат в переменную </w:t>
      </w:r>
      <w:r>
        <w:rPr>
          <w:rFonts w:hint="default"/>
          <w:lang w:val="en-US"/>
        </w:rPr>
        <w:t>s</w:t>
      </w:r>
    </w:p>
    <w:p w14:paraId="6E7DEFFA">
      <w:pPr>
        <w:rPr>
          <w:rFonts w:hint="default"/>
          <w:lang w:val="ru-RU"/>
        </w:rPr>
      </w:pPr>
      <w:r>
        <w:rPr>
          <w:b/>
        </w:rPr>
        <w:t xml:space="preserve">8. cout &lt;&lt; "Сумма = " &lt;&lt; s; </w:t>
      </w:r>
      <w:r>
        <w:rPr>
          <w:rFonts w:hint="default"/>
          <w:b/>
          <w:lang w:val="ru-RU"/>
        </w:rPr>
        <w:t xml:space="preserve"> выводит в консоль </w:t>
      </w:r>
      <w:r>
        <w:rPr>
          <w:rFonts w:hint="default"/>
          <w:b/>
          <w:lang w:val="en-US"/>
        </w:rPr>
        <w:t>“</w:t>
      </w:r>
      <w:r>
        <w:rPr>
          <w:rFonts w:hint="default"/>
          <w:b/>
          <w:lang w:val="ru-RU"/>
        </w:rPr>
        <w:t xml:space="preserve">Сумма = </w:t>
      </w:r>
      <w:r>
        <w:rPr>
          <w:rFonts w:hint="default"/>
          <w:b/>
          <w:lang w:val="en-US"/>
        </w:rPr>
        <w:t>”</w:t>
      </w:r>
      <w:r>
        <w:rPr>
          <w:rFonts w:hint="default"/>
          <w:b/>
          <w:lang w:val="ru-RU"/>
        </w:rPr>
        <w:t xml:space="preserve"> и результат из переменной </w:t>
      </w:r>
      <w:r>
        <w:rPr>
          <w:rFonts w:hint="default"/>
          <w:b/>
          <w:lang w:val="en-US"/>
        </w:rPr>
        <w:t>s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  <w:lang w:val="en-US"/>
        </w:rPr>
        <w:t>“</w:t>
      </w:r>
      <w:r>
        <w:rPr>
          <w:rFonts w:hint="default"/>
          <w:b/>
          <w:lang w:val="ru-RU"/>
        </w:rPr>
        <w:t>число</w:t>
      </w:r>
      <w:r>
        <w:rPr>
          <w:rFonts w:hint="default"/>
          <w:b/>
          <w:lang w:val="en-US"/>
        </w:rPr>
        <w:t>”</w:t>
      </w:r>
      <w:r>
        <w:rPr>
          <w:rFonts w:hint="default"/>
          <w:b/>
          <w:lang w:val="ru-RU"/>
        </w:rPr>
        <w:t xml:space="preserve"> </w:t>
      </w:r>
    </w:p>
    <w:p w14:paraId="706C3112">
      <w:pPr>
        <w:rPr>
          <w:rFonts w:hint="default"/>
          <w:lang w:val="ru-RU"/>
        </w:rPr>
      </w:pPr>
      <w:r>
        <w:rPr>
          <w:b/>
          <w:lang w:val="ru-RU"/>
        </w:rPr>
        <w:t xml:space="preserve">9. </w:t>
      </w:r>
      <w:r>
        <w:rPr>
          <w:b/>
        </w:rPr>
        <w:t>return</w:t>
      </w:r>
      <w:r>
        <w:rPr>
          <w:b/>
          <w:lang w:val="ru-RU"/>
        </w:rPr>
        <w:t xml:space="preserve"> 0; — </w:t>
      </w:r>
      <w:r>
        <w:rPr>
          <w:lang w:val="ru-RU"/>
        </w:rPr>
        <w:t>возвращает</w:t>
      </w:r>
      <w:r>
        <w:rPr>
          <w:rFonts w:hint="default"/>
          <w:lang w:val="ru-RU"/>
        </w:rPr>
        <w:t xml:space="preserve"> 0 если программа корректно завершилась</w:t>
      </w:r>
    </w:p>
    <w:p w14:paraId="01A36512">
      <w:pPr>
        <w:pStyle w:val="2"/>
        <w:pageBreakBefore/>
        <w:rPr>
          <w:lang w:val="ru-RU"/>
        </w:rPr>
      </w:pPr>
      <w:r>
        <w:rPr>
          <w:lang w:val="ru-RU"/>
        </w:rPr>
        <w:t>Задание 2. Восстановите программу</w:t>
      </w:r>
    </w:p>
    <w:p w14:paraId="74691BCF">
      <w:pPr>
        <w:rPr>
          <w:lang w:val="ru-RU"/>
        </w:rPr>
      </w:pPr>
      <w:r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23EC1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>
            <w:pPr>
              <w:pStyle w:val="165"/>
            </w:pPr>
            <w:r>
              <w:t>#include &lt;</w:t>
            </w:r>
            <w:r>
              <w:rPr>
                <w:b/>
              </w:rPr>
              <w:t>iostream</w:t>
            </w:r>
            <w:r>
              <w:t>&gt;</w:t>
            </w:r>
            <w:r>
              <w:br w:type="textWrapping"/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int main()</w:t>
            </w:r>
            <w:r>
              <w:br w:type="textWrapping"/>
            </w:r>
            <w:r>
              <w:t>{</w:t>
            </w:r>
            <w:r>
              <w:br w:type="textWrapping"/>
            </w:r>
            <w:r>
              <w:t xml:space="preserve">    int a, b, s;</w:t>
            </w:r>
            <w:r>
              <w:br w:type="textWrapping"/>
            </w:r>
            <w:r>
              <w:br w:type="textWrapping"/>
            </w:r>
            <w:r>
              <w:t xml:space="preserve">    </w:t>
            </w:r>
            <w:r>
              <w:rPr>
                <w:rFonts w:hint="default"/>
                <w:lang w:val="en-US"/>
              </w:rPr>
              <w:t>cout</w:t>
            </w:r>
            <w:r>
              <w:t xml:space="preserve"> &lt;&lt; "Введите два числа: ";</w:t>
            </w:r>
            <w:r>
              <w:br w:type="textWrapping"/>
            </w:r>
            <w:r>
              <w:t xml:space="preserve">    </w:t>
            </w:r>
            <w:r>
              <w:rPr>
                <w:rFonts w:hint="default"/>
                <w:lang w:val="en-US"/>
              </w:rPr>
              <w:t>cin</w:t>
            </w:r>
            <w:r>
              <w:t xml:space="preserve"> &gt;&gt; a &gt;&gt; b;</w:t>
            </w:r>
            <w:r>
              <w:br w:type="textWrapping"/>
            </w:r>
            <w:r>
              <w:br w:type="textWrapping"/>
            </w:r>
            <w:r>
              <w:t xml:space="preserve">    s = a + b;</w:t>
            </w:r>
            <w:r>
              <w:br w:type="textWrapping"/>
            </w:r>
            <w:r>
              <w:br w:type="textWrapping"/>
            </w:r>
            <w:r>
              <w:t xml:space="preserve">    </w:t>
            </w:r>
            <w:r>
              <w:rPr>
                <w:rFonts w:hint="default"/>
                <w:lang w:val="en-US"/>
              </w:rPr>
              <w:t>cout</w:t>
            </w:r>
            <w:r>
              <w:t xml:space="preserve"> &lt;&lt; "Сумма = " &lt;&lt; s;</w:t>
            </w:r>
            <w:r>
              <w:br w:type="textWrapping"/>
            </w:r>
            <w:r>
              <w:br w:type="textWrapping"/>
            </w:r>
            <w:r>
              <w:t xml:space="preserve">    return </w:t>
            </w:r>
            <w:r>
              <w:rPr>
                <w:rFonts w:hint="default"/>
                <w:lang w:val="en-US"/>
              </w:rPr>
              <w:t>0</w:t>
            </w:r>
            <w:r>
              <w:t>;</w:t>
            </w:r>
            <w:r>
              <w:br w:type="textWrapping"/>
            </w:r>
            <w:r>
              <w:t>}</w:t>
            </w:r>
          </w:p>
        </w:tc>
      </w:tr>
    </w:tbl>
    <w:p w14:paraId="335087D1"/>
    <w:p w14:paraId="33771F9D">
      <w:pPr>
        <w:rPr>
          <w:lang w:val="ru-RU"/>
        </w:rPr>
      </w:pPr>
      <w:r>
        <w:rPr>
          <w:lang w:val="ru-RU"/>
        </w:rPr>
        <w:t xml:space="preserve">После заполнения запустите программу в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и приложите скриншот результата.</w:t>
      </w:r>
    </w:p>
    <w:p w14:paraId="1DC756C7">
      <w:pPr>
        <w:rPr>
          <w:lang w:val="ru-RU"/>
        </w:rPr>
      </w:pPr>
      <w:r>
        <w:drawing>
          <wp:inline distT="0" distB="0" distL="114300" distR="114300">
            <wp:extent cx="6546215" cy="3270250"/>
            <wp:effectExtent l="0" t="0" r="6985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621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96D5">
      <w:pPr>
        <w:pStyle w:val="2"/>
      </w:pPr>
      <w:r>
        <w:t>Задание 3. Куда движутся данные?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52B99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>
            <w:pPr>
              <w:pStyle w:val="165"/>
            </w:pPr>
            <w:r>
              <w:t>cin &gt;&gt; a;</w:t>
            </w:r>
            <w:r>
              <w:br w:type="textWrapping"/>
            </w:r>
            <w:r>
              <w:t>cout &lt;&lt; a;</w:t>
            </w:r>
          </w:p>
        </w:tc>
      </w:tr>
    </w:tbl>
    <w:p w14:paraId="360CEBB2">
      <w:pPr>
        <w:rPr>
          <w:rFonts w:hint="default"/>
          <w:lang w:val="ru-RU"/>
        </w:rPr>
      </w:pPr>
    </w:p>
    <w:p w14:paraId="28BAD65F">
      <w:r>
        <w:t>Заполните две схемы:</w:t>
      </w:r>
    </w:p>
    <w:p w14:paraId="22BEB1A9">
      <w:pPr>
        <w:rPr>
          <w:rFonts w:hint="default"/>
          <w:lang w:val="ru-RU"/>
        </w:rPr>
      </w:pPr>
      <w:r>
        <w:t xml:space="preserve">Клавиатура → </w:t>
      </w:r>
      <w:r>
        <w:rPr>
          <w:lang w:val="ru-RU"/>
        </w:rPr>
        <w:t>набрать</w:t>
      </w:r>
      <w:r>
        <w:rPr>
          <w:rFonts w:hint="default"/>
          <w:lang w:val="ru-RU"/>
        </w:rPr>
        <w:t xml:space="preserve"> число </w:t>
      </w:r>
      <w:r>
        <w:t xml:space="preserve"> →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число</w:t>
      </w:r>
      <w:r>
        <w:rPr>
          <w:rFonts w:hint="default"/>
          <w:lang w:val="ru-RU"/>
        </w:rPr>
        <w:t xml:space="preserve"> набрано</w:t>
      </w:r>
    </w:p>
    <w:p w14:paraId="08B26E40">
      <w:r>
        <w:rPr>
          <w:rFonts w:hint="default"/>
          <w:lang w:val="ru-RU"/>
        </w:rPr>
        <w:t xml:space="preserve">Нажать на </w:t>
      </w:r>
      <w:r>
        <w:rPr>
          <w:rFonts w:hint="default"/>
          <w:lang w:val="en-US"/>
        </w:rPr>
        <w:t>enter</w:t>
      </w:r>
      <w:r>
        <w:t xml:space="preserve"> → </w:t>
      </w:r>
      <w:r>
        <w:rPr>
          <w:lang w:val="ru-RU"/>
        </w:rPr>
        <w:t>число</w:t>
      </w:r>
      <w:r>
        <w:rPr>
          <w:rFonts w:hint="default"/>
          <w:lang w:val="ru-RU"/>
        </w:rPr>
        <w:t xml:space="preserve"> выведено</w:t>
      </w:r>
      <w:r>
        <w:t xml:space="preserve"> → экран</w:t>
      </w:r>
    </w:p>
    <w:p w14:paraId="403C3629">
      <w:pPr>
        <w:rPr>
          <w:lang w:val="ru-RU"/>
        </w:rPr>
      </w:pPr>
      <w:r>
        <w:rPr>
          <w:lang w:val="ru-RU"/>
        </w:rPr>
        <w:t>Одним предложением объясните разницу между операторами &gt;&gt; и &lt;&lt;:</w:t>
      </w:r>
    </w:p>
    <w:p w14:paraId="60F6A37A">
      <w:pPr>
        <w:rPr>
          <w:rFonts w:hint="default"/>
          <w:lang w:val="ru-RU"/>
        </w:rPr>
      </w:pPr>
      <w:del w:id="8" w:author="the Phanteck" w:date="2026-09-21T15:36:34Z">
        <w:r>
          <w:rPr>
            <w:rFonts w:hint="default"/>
            <w:lang w:val="en-US"/>
          </w:rPr>
          <w:delText>&gt;&gt;</w:delText>
        </w:r>
      </w:del>
      <w:ins w:id="9" w:author="the Phanteck" w:date="2026-09-21T15:36:34Z">
        <w:r>
          <w:rPr>
            <w:rFonts w:hint="default"/>
            <w:lang w:val="en-US"/>
          </w:rPr>
          <w:t>&lt;&lt;</w:t>
        </w:r>
      </w:ins>
      <w:ins w:id="10" w:author="the Phanteck" w:date="2026-09-21T15:36:35Z">
        <w:r>
          <w:rPr>
            <w:rFonts w:hint="default"/>
            <w:lang w:val="en-US"/>
          </w:rPr>
          <w:t xml:space="preserve"> </w:t>
        </w:r>
      </w:ins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это вывод 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а </w:t>
      </w:r>
      <w:del w:id="11" w:author="the Phanteck" w:date="2026-09-21T15:36:38Z">
        <w:r>
          <w:rPr>
            <w:rFonts w:hint="default"/>
            <w:lang w:val="en-US"/>
          </w:rPr>
          <w:delText>&lt;&lt;</w:delText>
        </w:r>
      </w:del>
      <w:ins w:id="12" w:author="the Phanteck" w:date="2026-09-21T15:36:38Z">
        <w:r>
          <w:rPr>
            <w:rFonts w:hint="default"/>
            <w:lang w:val="en-US"/>
          </w:rPr>
          <w:t>&gt;&gt;</w:t>
        </w:r>
      </w:ins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это ввод</w:t>
      </w:r>
    </w:p>
    <w:p w14:paraId="70EA5E54">
      <w:r>
        <w:t>________________________________________________________________________________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0D395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>
            <w:pPr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>Подсказка: смотрите на направление знаков. При вводе данные должны попасть в переменную, при выводе — выйти на экран.</w:t>
            </w:r>
          </w:p>
        </w:tc>
      </w:tr>
    </w:tbl>
    <w:p w14:paraId="6CC87F43">
      <w:pPr>
        <w:rPr>
          <w:lang w:val="ru-RU"/>
        </w:rPr>
      </w:pPr>
    </w:p>
    <w:p w14:paraId="62C70E85">
      <w:pPr>
        <w:pStyle w:val="2"/>
        <w:rPr>
          <w:lang w:val="ru-RU"/>
        </w:rPr>
      </w:pPr>
      <w:r>
        <w:rPr>
          <w:lang w:val="ru-RU"/>
        </w:rPr>
        <w:t>Задание 4. Напишите программу по блок-схеме</w:t>
      </w:r>
    </w:p>
    <w:p w14:paraId="0984F4CA">
      <w:pPr>
        <w:rPr>
          <w:lang w:val="ru-RU"/>
        </w:rPr>
      </w:pPr>
      <w:r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>
        <w:rPr>
          <w:lang w:val="ru-RU"/>
        </w:rPr>
        <w:t>++.</w:t>
      </w:r>
    </w:p>
    <w:p w14:paraId="4CAF8F25">
      <w:pPr>
        <w:jc w:val="center"/>
      </w:pPr>
      <w:r>
        <w:drawing>
          <wp:inline distT="0" distB="0" distL="0" distR="0">
            <wp:extent cx="4499610" cy="487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>
      <w:r>
        <w:t>Требования:</w:t>
      </w:r>
    </w:p>
    <w:p w14:paraId="32536F9E">
      <w:pPr>
        <w:pStyle w:val="24"/>
        <w:spacing w:after="60"/>
      </w:pPr>
      <w:r>
        <w:t>самостоятельно выбрать переменные;</w:t>
      </w:r>
    </w:p>
    <w:p w14:paraId="45EDD6CA">
      <w:pPr>
        <w:pStyle w:val="24"/>
        <w:spacing w:after="60"/>
        <w:rPr>
          <w:lang w:val="ru-RU"/>
        </w:rPr>
      </w:pPr>
      <w:r>
        <w:rPr>
          <w:lang w:val="ru-RU"/>
        </w:rPr>
        <w:t xml:space="preserve">организовать ввод </w:t>
      </w:r>
      <w:r>
        <w:t>a</w:t>
      </w:r>
      <w:r>
        <w:rPr>
          <w:lang w:val="ru-RU"/>
        </w:rPr>
        <w:t xml:space="preserve"> и </w:t>
      </w:r>
      <w:r>
        <w:t>b</w:t>
      </w:r>
      <w:r>
        <w:rPr>
          <w:lang w:val="ru-RU"/>
        </w:rPr>
        <w:t xml:space="preserve"> через </w:t>
      </w:r>
      <w:r>
        <w:t>cin</w:t>
      </w:r>
      <w:r>
        <w:rPr>
          <w:lang w:val="ru-RU"/>
        </w:rPr>
        <w:t>;</w:t>
      </w:r>
    </w:p>
    <w:p w14:paraId="5055EDC8">
      <w:pPr>
        <w:pStyle w:val="24"/>
        <w:spacing w:after="60"/>
        <w:rPr>
          <w:lang w:val="ru-RU"/>
        </w:rPr>
      </w:pPr>
      <w:r>
        <w:rPr>
          <w:lang w:val="ru-RU"/>
        </w:rPr>
        <w:t xml:space="preserve">выполнить вычисление </w:t>
      </w:r>
      <w:r>
        <w:t>s</w:t>
      </w:r>
      <w:r>
        <w:rPr>
          <w:lang w:val="ru-RU"/>
        </w:rPr>
        <w:t xml:space="preserve"> = </w:t>
      </w:r>
      <w:r>
        <w:t>a</w:t>
      </w:r>
      <w:r>
        <w:rPr>
          <w:lang w:val="ru-RU"/>
        </w:rPr>
        <w:t xml:space="preserve"> + </w:t>
      </w:r>
      <w:r>
        <w:t>b</w:t>
      </w:r>
      <w:r>
        <w:rPr>
          <w:lang w:val="ru-RU"/>
        </w:rPr>
        <w:t>;</w:t>
      </w:r>
    </w:p>
    <w:p w14:paraId="0B8FE8CD">
      <w:pPr>
        <w:pStyle w:val="24"/>
        <w:spacing w:after="60"/>
        <w:rPr>
          <w:lang w:val="ru-RU"/>
        </w:rPr>
      </w:pPr>
      <w:r>
        <w:rPr>
          <w:lang w:val="ru-RU"/>
        </w:rPr>
        <w:t xml:space="preserve">вывести понятный пользователю результат через </w:t>
      </w:r>
      <w:r>
        <w:t>cout</w:t>
      </w:r>
      <w:r>
        <w:rPr>
          <w:lang w:val="ru-RU"/>
        </w:rPr>
        <w:t>;</w:t>
      </w:r>
    </w:p>
    <w:p w14:paraId="2AE2BD77">
      <w:pPr>
        <w:pStyle w:val="24"/>
        <w:spacing w:after="60"/>
      </w:pPr>
      <w:r>
        <w:t>скомпилировать и запустить программу.</w:t>
      </w:r>
    </w:p>
    <w:p w14:paraId="578B5286">
      <w:pPr>
        <w:pStyle w:val="3"/>
      </w:pPr>
      <w:r>
        <w:t>Место для кода</w:t>
      </w:r>
    </w:p>
    <w:p w14:paraId="2E376440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&lt;iostream&gt;</w:t>
      </w:r>
    </w:p>
    <w:p w14:paraId="295AE0CC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std;</w:t>
      </w:r>
    </w:p>
    <w:p w14:paraId="7EF0E823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</w:t>
      </w:r>
    </w:p>
    <w:p w14:paraId="76EE9AB7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C77D0A1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ru-RU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  <w:t>setlocale(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LC_ALL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"Russian"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ru-RU"/>
        </w:rPr>
        <w:t xml:space="preserve">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US"/>
        </w:rPr>
        <w:t xml:space="preserve">// </w:t>
      </w:r>
      <w:ins w:id="13" w:author="the Phanteck" w:date="2026-09-21T15:33:14Z">
        <w:r>
          <w:rPr>
            <w:rFonts w:hint="default" w:ascii="Cascadia Mono" w:hAnsi="Cascadia Mono" w:eastAsia="Cascadia Mono" w:cs="Cascadia Mono"/>
            <w:color w:val="000000"/>
            <w:sz w:val="18"/>
            <w:szCs w:val="18"/>
            <w:lang w:val="ru-RU"/>
          </w:rPr>
          <w:t>е</w:t>
        </w:r>
      </w:ins>
      <w:ins w:id="14" w:author="the Phanteck" w:date="2026-09-21T15:33:15Z">
        <w:r>
          <w:rPr>
            <w:rFonts w:hint="default" w:ascii="Cascadia Mono" w:hAnsi="Cascadia Mono" w:eastAsia="Cascadia Mono" w:cs="Cascadia Mono"/>
            <w:color w:val="000000"/>
            <w:sz w:val="18"/>
            <w:szCs w:val="18"/>
            <w:lang w:val="ru-RU"/>
          </w:rPr>
          <w:t>с</w:t>
        </w:r>
      </w:ins>
      <w:ins w:id="15" w:author="the Phanteck" w:date="2026-09-21T15:33:16Z">
        <w:r>
          <w:rPr>
            <w:rFonts w:hint="default" w:ascii="Cascadia Mono" w:hAnsi="Cascadia Mono" w:eastAsia="Cascadia Mono" w:cs="Cascadia Mono"/>
            <w:color w:val="000000"/>
            <w:sz w:val="18"/>
            <w:szCs w:val="18"/>
            <w:lang w:val="ru-RU"/>
          </w:rPr>
          <w:t>ли т</w:t>
        </w:r>
      </w:ins>
      <w:ins w:id="16" w:author="the Phanteck" w:date="2026-09-21T15:33:17Z">
        <w:r>
          <w:rPr>
            <w:rFonts w:hint="default" w:ascii="Cascadia Mono" w:hAnsi="Cascadia Mono" w:eastAsia="Cascadia Mono" w:cs="Cascadia Mono"/>
            <w:color w:val="000000"/>
            <w:sz w:val="18"/>
            <w:szCs w:val="18"/>
            <w:lang w:val="ru-RU"/>
          </w:rPr>
          <w:t>ребуетс</w:t>
        </w:r>
      </w:ins>
      <w:ins w:id="17" w:author="the Phanteck" w:date="2026-09-21T15:33:18Z">
        <w:r>
          <w:rPr>
            <w:rFonts w:hint="default" w:ascii="Cascadia Mono" w:hAnsi="Cascadia Mono" w:eastAsia="Cascadia Mono" w:cs="Cascadia Mono"/>
            <w:color w:val="000000"/>
            <w:sz w:val="18"/>
            <w:szCs w:val="18"/>
            <w:lang w:val="ru-RU"/>
          </w:rPr>
          <w:t>я</w:t>
        </w:r>
      </w:ins>
    </w:p>
    <w:p w14:paraId="1B033F79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a, b, s;</w:t>
      </w:r>
    </w:p>
    <w:p w14:paraId="008282B2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7EEA041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два числа: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3A82EC6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cin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&gt;&gt;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&gt;&gt;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b;</w:t>
      </w:r>
    </w:p>
    <w:p w14:paraId="39C244B3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B77C8ED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 = a + b;</w:t>
      </w:r>
    </w:p>
    <w:p w14:paraId="3BF42544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9D4F91C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"Сумма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s;</w:t>
      </w:r>
    </w:p>
    <w:p w14:paraId="4C7064B8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4D6A391">
      <w:pPr>
        <w:pStyle w:val="20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60B08927">
      <w:pPr>
        <w:pStyle w:val="20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103F893">
      <w:r>
        <w:t>________________________________________________________________________________</w:t>
      </w:r>
    </w:p>
    <w:p w14:paraId="5063EADB">
      <w:r>
        <w:t>________________________________________________________________________________</w:t>
      </w:r>
    </w:p>
    <w:p w14:paraId="2435AA07">
      <w:r>
        <w:t>________________________________________________________________________________</w:t>
      </w:r>
    </w:p>
    <w:p w14:paraId="39C8998C">
      <w:r>
        <w:t>________________________________________________________________________________</w:t>
      </w:r>
    </w:p>
    <w:p w14:paraId="5FB762E1">
      <w:pPr>
        <w:pStyle w:val="2"/>
        <w:rPr>
          <w:lang w:val="ru-RU"/>
        </w:rPr>
      </w:pPr>
      <w:r>
        <w:rPr>
          <w:lang w:val="ru-RU"/>
        </w:rPr>
        <w:t>Задание 5. Вторая блок-схема — без подсказки кода</w:t>
      </w:r>
    </w:p>
    <w:p w14:paraId="19593578">
      <w:pPr>
        <w:rPr>
          <w:lang w:val="ru-RU"/>
        </w:rPr>
      </w:pPr>
      <w:r>
        <w:rPr>
          <w:lang w:val="ru-RU"/>
        </w:rPr>
        <w:t>По блок-схеме напишите программу вычисления площади прямоугольника.</w:t>
      </w:r>
    </w:p>
    <w:p w14:paraId="0E650D5F">
      <w:pPr>
        <w:jc w:val="center"/>
      </w:pPr>
      <w:r>
        <w:drawing>
          <wp:inline distT="0" distB="0" distL="0" distR="0">
            <wp:extent cx="4499610" cy="4946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>
      <w:pPr>
        <w:rPr>
          <w:lang w:val="ru-RU"/>
        </w:rPr>
      </w:pPr>
      <w:r>
        <w:rPr>
          <w:lang w:val="ru-RU"/>
        </w:rPr>
        <w:t xml:space="preserve">Проверьте программу на значениях </w:t>
      </w:r>
      <w:r>
        <w:t>a</w:t>
      </w:r>
      <w:r>
        <w:rPr>
          <w:lang w:val="ru-RU"/>
        </w:rPr>
        <w:t xml:space="preserve"> = 5 и </w:t>
      </w:r>
      <w:r>
        <w:t>b</w:t>
      </w:r>
      <w:r>
        <w:rPr>
          <w:lang w:val="ru-RU"/>
        </w:rPr>
        <w:t xml:space="preserve"> = 4.</w:t>
      </w:r>
    </w:p>
    <w:p w14:paraId="0D4C1042">
      <w:pPr>
        <w:rPr>
          <w:lang w:val="ru-RU"/>
        </w:rPr>
      </w:pPr>
      <w:r>
        <w:rPr>
          <w:lang w:val="ru-RU"/>
        </w:rPr>
        <w:t xml:space="preserve">Полученный результат: </w:t>
      </w:r>
      <w:ins w:id="18" w:author="the Phanteck" w:date="2026-09-21T15:34:11Z">
        <w:r>
          <w:rPr>
            <w:rFonts w:hint="default"/>
            <w:lang w:val="ru-RU"/>
          </w:rPr>
          <w:t>20</w:t>
        </w:r>
      </w:ins>
      <w:del w:id="19" w:author="the Phanteck" w:date="2026-09-21T15:34:11Z">
        <w:r>
          <w:rPr>
            <w:lang w:val="ru-RU"/>
          </w:rPr>
          <w:delText>_</w:delText>
        </w:r>
      </w:del>
      <w:del w:id="20" w:author="the Phanteck" w:date="2026-09-21T15:34:10Z">
        <w:r>
          <w:rPr>
            <w:lang w:val="ru-RU"/>
          </w:rPr>
          <w:delText>____</w:delText>
        </w:r>
      </w:del>
      <w:del w:id="21" w:author="the Phanteck" w:date="2026-09-21T15:34:09Z">
        <w:r>
          <w:rPr>
            <w:lang w:val="ru-RU"/>
          </w:rPr>
          <w:delText>___</w:delText>
        </w:r>
      </w:del>
      <w:del w:id="22" w:author="the Phanteck" w:date="2026-09-21T15:34:08Z">
        <w:r>
          <w:rPr>
            <w:lang w:val="ru-RU"/>
          </w:rPr>
          <w:delText>___</w:delText>
        </w:r>
      </w:del>
      <w:del w:id="23" w:author="the Phanteck" w:date="2026-09-21T15:34:07Z">
        <w:r>
          <w:rPr>
            <w:lang w:val="ru-RU"/>
          </w:rPr>
          <w:delText>______</w:delText>
        </w:r>
      </w:del>
      <w:del w:id="24" w:author="the Phanteck" w:date="2026-09-21T15:34:06Z">
        <w:r>
          <w:rPr>
            <w:lang w:val="ru-RU"/>
          </w:rPr>
          <w:delText>_______</w:delText>
        </w:r>
      </w:del>
      <w:del w:id="25" w:author="the Phanteck" w:date="2026-09-21T15:34:05Z">
        <w:r>
          <w:rPr>
            <w:lang w:val="ru-RU"/>
          </w:rPr>
          <w:delText>_</w:delText>
        </w:r>
      </w:del>
      <w:del w:id="26" w:author="the Phanteck" w:date="2026-09-21T15:34:03Z">
        <w:r>
          <w:rPr>
            <w:lang w:val="ru-RU"/>
          </w:rPr>
          <w:delText>_</w:delText>
        </w:r>
      </w:del>
    </w:p>
    <w:p w14:paraId="3A187B3C">
      <w:pPr>
        <w:pStyle w:val="2"/>
        <w:rPr>
          <w:lang w:val="ru-RU"/>
        </w:rPr>
      </w:pPr>
      <w:r>
        <w:rPr>
          <w:lang w:val="ru-RU"/>
        </w:rPr>
        <w:t>Задание 6. Найдите и исправьте ошибки</w:t>
      </w:r>
    </w:p>
    <w:p w14:paraId="583C7CAB">
      <w:pPr>
        <w:rPr>
          <w:lang w:val="ru-RU"/>
        </w:rPr>
      </w:pPr>
      <w:r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24C89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>
            <w:pPr>
              <w:pStyle w:val="165"/>
            </w:pPr>
            <w:r>
              <w:t>#include &lt;iostream&gt;</w:t>
            </w:r>
            <w:r>
              <w:br w:type="textWrapping"/>
            </w:r>
            <w:r>
              <w:t>using namespace std</w:t>
            </w:r>
            <w:r>
              <w:br w:type="textWrapping"/>
            </w:r>
            <w:r>
              <w:br w:type="textWrapping"/>
            </w:r>
            <w:r>
              <w:t>int main()</w:t>
            </w:r>
            <w:r>
              <w:br w:type="textWrapping"/>
            </w:r>
            <w:r>
              <w:t>{</w:t>
            </w:r>
            <w:r>
              <w:br w:type="textWrapping"/>
            </w:r>
            <w:r>
              <w:t xml:space="preserve">    int a, b;</w:t>
            </w:r>
            <w:r>
              <w:br w:type="textWrapping"/>
            </w:r>
            <w:r>
              <w:br w:type="textWrapping"/>
            </w:r>
            <w:r>
              <w:t xml:space="preserve">    cout &gt;&gt; "Введите два числа: ";</w:t>
            </w:r>
            <w:r>
              <w:br w:type="textWrapping"/>
            </w:r>
            <w:r>
              <w:t xml:space="preserve">    cin &lt;&lt; a &lt;&lt; b;</w:t>
            </w:r>
            <w:r>
              <w:br w:type="textWrapping"/>
            </w:r>
            <w:r>
              <w:br w:type="textWrapping"/>
            </w:r>
            <w:r>
              <w:t xml:space="preserve">    cout &lt;&lt; a + b</w:t>
            </w:r>
            <w:r>
              <w:br w:type="textWrapping"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</w:tc>
      </w:tr>
    </w:tbl>
    <w:p w14:paraId="3E3E89D1"/>
    <w:p w14:paraId="0039EAB3">
      <w:pPr>
        <w:rPr>
          <w:lang w:val="ru-RU"/>
        </w:rPr>
      </w:pPr>
      <w:r>
        <w:rPr>
          <w:lang w:val="ru-RU"/>
        </w:rPr>
        <w:t>Найденные ошибки:</w:t>
      </w:r>
    </w:p>
    <w:p w14:paraId="48ED8B5A">
      <w:pPr>
        <w:rPr>
          <w:rFonts w:hint="default"/>
          <w:lang w:val="en-US"/>
        </w:rPr>
      </w:pPr>
      <w:r>
        <w:rPr>
          <w:lang w:val="ru-RU"/>
        </w:rPr>
        <w:t xml:space="preserve">1. </w:t>
      </w:r>
      <w:del w:id="27" w:author="the Phanteck" w:date="2026-09-21T15:34:55Z">
        <w:r>
          <w:rPr>
            <w:lang w:val="ru-RU"/>
          </w:rPr>
          <w:delText>__________________________________________________________________________</w:delText>
        </w:r>
      </w:del>
      <w:ins w:id="28" w:author="the Phanteck" w:date="2026-09-21T15:34:55Z">
        <w:r>
          <w:rPr>
            <w:lang w:val="ru-RU"/>
          </w:rPr>
          <w:t>п</w:t>
        </w:r>
      </w:ins>
      <w:ins w:id="29" w:author="the Phanteck" w:date="2026-09-21T15:34:56Z">
        <w:r>
          <w:rPr>
            <w:lang w:val="ru-RU"/>
          </w:rPr>
          <w:t>осле</w:t>
        </w:r>
      </w:ins>
      <w:ins w:id="30" w:author="the Phanteck" w:date="2026-09-21T15:34:57Z">
        <w:r>
          <w:rPr>
            <w:rFonts w:hint="default"/>
            <w:lang w:val="ru-RU"/>
          </w:rPr>
          <w:t xml:space="preserve"> </w:t>
        </w:r>
      </w:ins>
      <w:ins w:id="31" w:author="the Phanteck" w:date="2026-09-21T15:34:57Z">
        <w:r>
          <w:rPr>
            <w:rFonts w:hint="default"/>
            <w:lang w:val="en-US"/>
          </w:rPr>
          <w:t>s</w:t>
        </w:r>
      </w:ins>
      <w:ins w:id="32" w:author="the Phanteck" w:date="2026-09-21T15:34:59Z">
        <w:r>
          <w:rPr>
            <w:rFonts w:hint="default"/>
            <w:lang w:val="en-US"/>
          </w:rPr>
          <w:t xml:space="preserve">td </w:t>
        </w:r>
      </w:ins>
      <w:ins w:id="33" w:author="the Phanteck" w:date="2026-09-21T15:35:01Z">
        <w:r>
          <w:rPr>
            <w:rFonts w:hint="default"/>
            <w:lang w:val="ru-RU"/>
          </w:rPr>
          <w:t>д</w:t>
        </w:r>
      </w:ins>
      <w:ins w:id="34" w:author="the Phanteck" w:date="2026-09-21T15:35:02Z">
        <w:r>
          <w:rPr>
            <w:rFonts w:hint="default"/>
            <w:lang w:val="ru-RU"/>
          </w:rPr>
          <w:t>ол</w:t>
        </w:r>
      </w:ins>
      <w:ins w:id="35" w:author="the Phanteck" w:date="2026-09-21T15:35:03Z">
        <w:r>
          <w:rPr>
            <w:rFonts w:hint="default"/>
            <w:lang w:val="ru-RU"/>
          </w:rPr>
          <w:t>жна б</w:t>
        </w:r>
      </w:ins>
      <w:ins w:id="36" w:author="the Phanteck" w:date="2026-09-21T15:35:04Z">
        <w:r>
          <w:rPr>
            <w:rFonts w:hint="default"/>
            <w:lang w:val="ru-RU"/>
          </w:rPr>
          <w:t xml:space="preserve">ыть </w:t>
        </w:r>
      </w:ins>
      <w:ins w:id="37" w:author="the Phanteck" w:date="2026-09-21T15:35:05Z">
        <w:r>
          <w:rPr>
            <w:rFonts w:hint="default"/>
            <w:lang w:val="en-US"/>
          </w:rPr>
          <w:t>;</w:t>
        </w:r>
      </w:ins>
    </w:p>
    <w:p w14:paraId="5C07C99F">
      <w:pPr>
        <w:rPr>
          <w:lang w:val="ru-RU"/>
        </w:rPr>
      </w:pPr>
      <w:r>
        <w:rPr>
          <w:lang w:val="ru-RU"/>
        </w:rPr>
        <w:t xml:space="preserve">2. </w:t>
      </w:r>
      <w:ins w:id="38" w:author="the Phanteck" w:date="2026-09-21T15:36:49Z">
        <w:r>
          <w:rPr>
            <w:rFonts w:hint="default"/>
            <w:lang w:val="en-US"/>
          </w:rPr>
          <w:t>&gt;&gt;</w:t>
        </w:r>
      </w:ins>
      <w:ins w:id="39" w:author="the Phanteck" w:date="2026-09-21T15:36:53Z">
        <w:r>
          <w:rPr>
            <w:rFonts w:hint="default"/>
            <w:lang w:val="en-US"/>
          </w:rPr>
          <w:t xml:space="preserve"> </w:t>
        </w:r>
      </w:ins>
      <w:ins w:id="40" w:author="the Phanteck" w:date="2026-09-21T15:36:56Z">
        <w:r>
          <w:rPr>
            <w:rFonts w:hint="default"/>
            <w:lang w:val="ru-RU"/>
          </w:rPr>
          <w:t>п</w:t>
        </w:r>
      </w:ins>
      <w:ins w:id="41" w:author="the Phanteck" w:date="2026-09-21T15:36:57Z">
        <w:r>
          <w:rPr>
            <w:rFonts w:hint="default"/>
            <w:lang w:val="ru-RU"/>
          </w:rPr>
          <w:t xml:space="preserve">осле </w:t>
        </w:r>
      </w:ins>
      <w:ins w:id="42" w:author="the Phanteck" w:date="2026-09-21T15:36:59Z">
        <w:r>
          <w:rPr>
            <w:rFonts w:hint="default"/>
            <w:lang w:val="en-US"/>
          </w:rPr>
          <w:t>cout</w:t>
        </w:r>
      </w:ins>
      <w:ins w:id="43" w:author="the Phanteck" w:date="2026-09-21T15:37:00Z">
        <w:r>
          <w:rPr>
            <w:rFonts w:hint="default"/>
            <w:lang w:val="en-US"/>
          </w:rPr>
          <w:t xml:space="preserve"> </w:t>
        </w:r>
      </w:ins>
      <w:ins w:id="44" w:author="the Phanteck" w:date="2026-09-21T15:37:01Z">
        <w:r>
          <w:rPr>
            <w:rFonts w:hint="default"/>
            <w:lang w:val="ru-RU"/>
          </w:rPr>
          <w:t>д</w:t>
        </w:r>
      </w:ins>
      <w:ins w:id="45" w:author="the Phanteck" w:date="2026-09-21T15:37:02Z">
        <w:r>
          <w:rPr>
            <w:rFonts w:hint="default"/>
            <w:lang w:val="ru-RU"/>
          </w:rPr>
          <w:t>олжна</w:t>
        </w:r>
      </w:ins>
      <w:ins w:id="46" w:author="the Phanteck" w:date="2026-09-21T15:37:03Z">
        <w:r>
          <w:rPr>
            <w:rFonts w:hint="default"/>
            <w:lang w:val="ru-RU"/>
          </w:rPr>
          <w:t xml:space="preserve"> быть </w:t>
        </w:r>
      </w:ins>
      <w:ins w:id="47" w:author="the Phanteck" w:date="2026-09-21T15:37:04Z">
        <w:r>
          <w:rPr>
            <w:rFonts w:hint="default"/>
            <w:lang w:val="en-US"/>
          </w:rPr>
          <w:t>&lt;&lt;</w:t>
        </w:r>
      </w:ins>
      <w:del w:id="48" w:author="the Phanteck" w:date="2026-09-21T15:35:09Z">
        <w:r>
          <w:rPr>
            <w:lang w:val="ru-RU"/>
          </w:rPr>
          <w:delText>__________________________________________________________________________</w:delText>
        </w:r>
      </w:del>
    </w:p>
    <w:p w14:paraId="31CEBD64">
      <w:pPr>
        <w:rPr>
          <w:lang w:val="ru-RU"/>
        </w:rPr>
      </w:pPr>
      <w:r>
        <w:rPr>
          <w:lang w:val="ru-RU"/>
        </w:rPr>
        <w:t>3. _</w:t>
      </w:r>
      <w:ins w:id="49" w:author="the Phanteck" w:date="2026-09-21T15:37:12Z">
        <w:r>
          <w:rPr>
            <w:lang w:val="ru-RU"/>
          </w:rPr>
          <w:t xml:space="preserve"> </w:t>
        </w:r>
      </w:ins>
      <w:ins w:id="50" w:author="the Phanteck" w:date="2026-09-21T15:37:26Z">
        <w:r>
          <w:rPr>
            <w:rFonts w:hint="default"/>
            <w:lang w:val="en-US"/>
          </w:rPr>
          <w:t>&lt;</w:t>
        </w:r>
      </w:ins>
      <w:ins w:id="51" w:author="the Phanteck" w:date="2026-09-21T15:37:27Z">
        <w:r>
          <w:rPr>
            <w:rFonts w:hint="default"/>
            <w:lang w:val="en-US"/>
          </w:rPr>
          <w:t xml:space="preserve">&lt; </w:t>
        </w:r>
      </w:ins>
      <w:ins w:id="52" w:author="the Phanteck" w:date="2026-09-21T15:37:12Z">
        <w:r>
          <w:rPr>
            <w:rFonts w:hint="default"/>
            <w:lang w:val="en-US"/>
          </w:rPr>
          <w:t xml:space="preserve"> </w:t>
        </w:r>
      </w:ins>
      <w:ins w:id="53" w:author="the Phanteck" w:date="2026-09-21T15:37:12Z">
        <w:r>
          <w:rPr>
            <w:rFonts w:hint="default"/>
            <w:lang w:val="ru-RU"/>
          </w:rPr>
          <w:t xml:space="preserve">после </w:t>
        </w:r>
      </w:ins>
      <w:ins w:id="54" w:author="the Phanteck" w:date="2026-09-21T15:37:15Z">
        <w:r>
          <w:rPr>
            <w:rFonts w:hint="default"/>
            <w:lang w:val="en-US"/>
          </w:rPr>
          <w:t>cin</w:t>
        </w:r>
      </w:ins>
      <w:ins w:id="55" w:author="the Phanteck" w:date="2026-09-21T15:37:20Z">
        <w:r>
          <w:rPr>
            <w:rFonts w:hint="default"/>
            <w:lang w:val="en-US"/>
          </w:rPr>
          <w:t xml:space="preserve"> </w:t>
        </w:r>
      </w:ins>
      <w:ins w:id="56" w:author="the Phanteck" w:date="2026-09-21T15:37:12Z">
        <w:r>
          <w:rPr>
            <w:rFonts w:hint="default"/>
            <w:lang w:val="ru-RU"/>
          </w:rPr>
          <w:t xml:space="preserve">должна быть </w:t>
        </w:r>
      </w:ins>
      <w:ins w:id="57" w:author="the Phanteck" w:date="2026-09-21T15:37:30Z">
        <w:r>
          <w:rPr>
            <w:rFonts w:hint="default"/>
            <w:lang w:val="en-US"/>
          </w:rPr>
          <w:t>&gt;&gt;</w:t>
        </w:r>
      </w:ins>
      <w:del w:id="58" w:author="the Phanteck" w:date="2026-09-21T15:37:12Z">
        <w:r>
          <w:rPr>
            <w:lang w:val="ru-RU"/>
          </w:rPr>
          <w:delText>_________________________________________________________________________</w:delText>
        </w:r>
      </w:del>
    </w:p>
    <w:p w14:paraId="63447CFE">
      <w:pPr>
        <w:rPr>
          <w:rFonts w:hint="default"/>
          <w:lang w:val="ru-RU"/>
        </w:rPr>
      </w:pPr>
      <w:r>
        <w:rPr>
          <w:lang w:val="ru-RU"/>
        </w:rPr>
        <w:t>4.</w:t>
      </w:r>
      <w:del w:id="59" w:author="the Phanteck" w:date="2026-09-21T15:37:49Z">
        <w:r>
          <w:rPr>
            <w:rFonts w:hint="default"/>
            <w:lang w:val="en-US"/>
          </w:rPr>
          <w:delText xml:space="preserve"> __________________________________________________________________________</w:delText>
        </w:r>
      </w:del>
      <w:ins w:id="60" w:author="the Phanteck" w:date="2026-09-21T15:37:51Z">
        <w:r>
          <w:rPr>
            <w:rFonts w:hint="default"/>
            <w:lang w:val="ru-RU"/>
          </w:rPr>
          <w:t xml:space="preserve"> </w:t>
        </w:r>
      </w:ins>
      <w:ins w:id="61" w:author="the Phanteck" w:date="2026-09-21T15:37:52Z">
        <w:r>
          <w:rPr>
            <w:rFonts w:hint="default"/>
            <w:lang w:val="ru-RU"/>
          </w:rPr>
          <w:t>после</w:t>
        </w:r>
      </w:ins>
      <w:ins w:id="62" w:author="the Phanteck" w:date="2026-09-21T15:37:53Z">
        <w:r>
          <w:rPr>
            <w:rFonts w:hint="default"/>
            <w:lang w:val="ru-RU"/>
          </w:rPr>
          <w:t xml:space="preserve"> </w:t>
        </w:r>
      </w:ins>
      <w:ins w:id="63" w:author="the Phanteck" w:date="2026-09-21T15:37:53Z">
        <w:r>
          <w:rPr>
            <w:rFonts w:hint="default"/>
            <w:lang w:val="en-US"/>
          </w:rPr>
          <w:t>co</w:t>
        </w:r>
      </w:ins>
      <w:ins w:id="64" w:author="the Phanteck" w:date="2026-09-21T15:37:54Z">
        <w:r>
          <w:rPr>
            <w:rFonts w:hint="default"/>
            <w:lang w:val="en-US"/>
          </w:rPr>
          <w:t>ut &lt;</w:t>
        </w:r>
      </w:ins>
      <w:ins w:id="65" w:author="the Phanteck" w:date="2026-09-21T15:37:55Z">
        <w:r>
          <w:rPr>
            <w:rFonts w:hint="default"/>
            <w:lang w:val="en-US"/>
          </w:rPr>
          <w:t>&lt; a</w:t>
        </w:r>
      </w:ins>
      <w:ins w:id="66" w:author="the Phanteck" w:date="2026-09-21T15:37:56Z">
        <w:r>
          <w:rPr>
            <w:rFonts w:hint="default"/>
            <w:lang w:val="en-US"/>
          </w:rPr>
          <w:t xml:space="preserve"> + b</w:t>
        </w:r>
      </w:ins>
      <w:ins w:id="67" w:author="the Phanteck" w:date="2026-09-21T15:37:57Z">
        <w:r>
          <w:rPr>
            <w:rFonts w:hint="default"/>
            <w:lang w:val="en-US"/>
          </w:rPr>
          <w:t xml:space="preserve"> </w:t>
        </w:r>
      </w:ins>
      <w:ins w:id="68" w:author="the Phanteck" w:date="2026-09-21T15:38:02Z">
        <w:r>
          <w:rPr>
            <w:rFonts w:hint="default"/>
            <w:lang w:val="ru-RU"/>
          </w:rPr>
          <w:t>дол</w:t>
        </w:r>
      </w:ins>
      <w:ins w:id="69" w:author="the Phanteck" w:date="2026-09-21T15:38:03Z">
        <w:r>
          <w:rPr>
            <w:rFonts w:hint="default"/>
            <w:lang w:val="ru-RU"/>
          </w:rPr>
          <w:t>жна бы</w:t>
        </w:r>
      </w:ins>
      <w:ins w:id="70" w:author="the Phanteck" w:date="2026-09-21T15:38:04Z">
        <w:r>
          <w:rPr>
            <w:rFonts w:hint="default"/>
            <w:lang w:val="ru-RU"/>
          </w:rPr>
          <w:t xml:space="preserve">ть </w:t>
        </w:r>
      </w:ins>
      <w:ins w:id="71" w:author="the Phanteck" w:date="2026-09-21T15:38:05Z">
        <w:r>
          <w:rPr>
            <w:rFonts w:hint="default"/>
            <w:lang w:val="en-US"/>
          </w:rPr>
          <w:t>;</w:t>
        </w:r>
      </w:ins>
    </w:p>
    <w:p w14:paraId="557C0A0B">
      <w:pPr>
        <w:rPr>
          <w:rFonts w:hint="default"/>
          <w:lang w:val="ru-RU"/>
        </w:rPr>
      </w:pPr>
      <w:r>
        <w:rPr>
          <w:lang w:val="ru-RU"/>
        </w:rPr>
        <w:t xml:space="preserve">5. </w:t>
      </w:r>
      <w:del w:id="72" w:author="the Phanteck" w:date="2026-09-21T15:38:54Z">
        <w:r>
          <w:rPr>
            <w:lang w:val="ru-RU"/>
          </w:rPr>
          <w:delText>__________________________________________________________________________</w:delText>
        </w:r>
      </w:del>
      <w:ins w:id="73" w:author="the Phanteck" w:date="2026-09-21T15:38:54Z">
        <w:r>
          <w:rPr>
            <w:lang w:val="ru-RU"/>
          </w:rPr>
          <w:t>не</w:t>
        </w:r>
      </w:ins>
      <w:ins w:id="74" w:author="the Phanteck" w:date="2026-09-21T15:38:55Z">
        <w:r>
          <w:rPr>
            <w:lang w:val="ru-RU"/>
          </w:rPr>
          <w:t>ту</w:t>
        </w:r>
      </w:ins>
      <w:ins w:id="75" w:author="the Phanteck" w:date="2026-09-21T15:38:55Z">
        <w:r>
          <w:rPr>
            <w:rFonts w:hint="default"/>
            <w:lang w:val="ru-RU"/>
          </w:rPr>
          <w:t xml:space="preserve"> </w:t>
        </w:r>
      </w:ins>
      <w:ins w:id="76" w:author="the Phanteck" w:date="2026-09-21T15:39:09Z">
        <w:r>
          <w:rPr>
            <w:rFonts w:hint="default"/>
            <w:lang w:val="en-US"/>
          </w:rPr>
          <w:t>set</w:t>
        </w:r>
      </w:ins>
      <w:ins w:id="77" w:author="the Phanteck" w:date="2026-09-21T15:39:10Z">
        <w:r>
          <w:rPr>
            <w:rFonts w:hint="default"/>
            <w:lang w:val="en-US"/>
          </w:rPr>
          <w:t>loc</w:t>
        </w:r>
      </w:ins>
      <w:ins w:id="78" w:author="the Phanteck" w:date="2026-09-21T15:39:11Z">
        <w:r>
          <w:rPr>
            <w:rFonts w:hint="default"/>
            <w:lang w:val="en-US"/>
          </w:rPr>
          <w:t>ale</w:t>
        </w:r>
      </w:ins>
      <w:ins w:id="79" w:author="the Phanteck" w:date="2026-09-21T15:39:12Z">
        <w:r>
          <w:rPr>
            <w:rFonts w:hint="default"/>
            <w:lang w:val="en-US"/>
          </w:rPr>
          <w:t xml:space="preserve">, </w:t>
        </w:r>
      </w:ins>
      <w:ins w:id="80" w:author="the Phanteck" w:date="2026-09-21T15:39:13Z">
        <w:r>
          <w:rPr>
            <w:rFonts w:hint="default"/>
            <w:lang w:val="ru-RU"/>
          </w:rPr>
          <w:t>бе</w:t>
        </w:r>
      </w:ins>
      <w:ins w:id="81" w:author="the Phanteck" w:date="2026-09-21T15:39:14Z">
        <w:r>
          <w:rPr>
            <w:rFonts w:hint="default"/>
            <w:lang w:val="ru-RU"/>
          </w:rPr>
          <w:t>з не</w:t>
        </w:r>
      </w:ins>
      <w:ins w:id="82" w:author="the Phanteck" w:date="2026-09-21T15:39:15Z">
        <w:r>
          <w:rPr>
            <w:rFonts w:hint="default"/>
            <w:lang w:val="ru-RU"/>
          </w:rPr>
          <w:t xml:space="preserve">ё </w:t>
        </w:r>
      </w:ins>
      <w:ins w:id="83" w:author="the Phanteck" w:date="2026-09-21T15:39:16Z">
        <w:r>
          <w:rPr>
            <w:rFonts w:hint="default"/>
            <w:lang w:val="ru-RU"/>
          </w:rPr>
          <w:t>кир</w:t>
        </w:r>
      </w:ins>
      <w:ins w:id="84" w:author="the Phanteck" w:date="2026-09-21T15:39:18Z">
        <w:r>
          <w:rPr>
            <w:rFonts w:hint="default"/>
            <w:lang w:val="ru-RU"/>
          </w:rPr>
          <w:t>и</w:t>
        </w:r>
      </w:ins>
      <w:ins w:id="85" w:author="the Phanteck" w:date="2026-09-21T15:39:19Z">
        <w:r>
          <w:rPr>
            <w:rFonts w:hint="default"/>
            <w:lang w:val="ru-RU"/>
          </w:rPr>
          <w:t xml:space="preserve">ллица </w:t>
        </w:r>
      </w:ins>
      <w:ins w:id="86" w:author="the Phanteck" w:date="2026-09-21T15:39:20Z">
        <w:r>
          <w:rPr>
            <w:rFonts w:hint="default"/>
            <w:lang w:val="ru-RU"/>
          </w:rPr>
          <w:t>не</w:t>
        </w:r>
      </w:ins>
      <w:ins w:id="87" w:author="the Phanteck" w:date="2026-09-21T15:39:21Z">
        <w:r>
          <w:rPr>
            <w:rFonts w:hint="default"/>
            <w:lang w:val="ru-RU"/>
          </w:rPr>
          <w:t xml:space="preserve"> </w:t>
        </w:r>
      </w:ins>
      <w:ins w:id="88" w:author="the Phanteck" w:date="2026-09-21T15:39:22Z">
        <w:r>
          <w:rPr>
            <w:rFonts w:hint="default"/>
            <w:lang w:val="ru-RU"/>
          </w:rPr>
          <w:t>б</w:t>
        </w:r>
      </w:ins>
      <w:ins w:id="89" w:author="the Phanteck" w:date="2026-09-21T15:39:23Z">
        <w:r>
          <w:rPr>
            <w:rFonts w:hint="default"/>
            <w:lang w:val="ru-RU"/>
          </w:rPr>
          <w:t>удет ко</w:t>
        </w:r>
      </w:ins>
      <w:ins w:id="90" w:author="the Phanteck" w:date="2026-09-21T15:39:24Z">
        <w:r>
          <w:rPr>
            <w:rFonts w:hint="default"/>
            <w:lang w:val="ru-RU"/>
          </w:rPr>
          <w:t>рректно</w:t>
        </w:r>
      </w:ins>
      <w:ins w:id="91" w:author="the Phanteck" w:date="2026-09-21T15:39:25Z">
        <w:r>
          <w:rPr>
            <w:rFonts w:hint="default"/>
            <w:lang w:val="ru-RU"/>
          </w:rPr>
          <w:t xml:space="preserve"> рабо</w:t>
        </w:r>
      </w:ins>
      <w:ins w:id="92" w:author="the Phanteck" w:date="2026-09-21T15:39:26Z">
        <w:r>
          <w:rPr>
            <w:rFonts w:hint="default"/>
            <w:lang w:val="ru-RU"/>
          </w:rPr>
          <w:t xml:space="preserve">тать в </w:t>
        </w:r>
      </w:ins>
      <w:ins w:id="93" w:author="the Phanteck" w:date="2026-09-21T15:39:27Z">
        <w:r>
          <w:rPr>
            <w:rFonts w:hint="default"/>
            <w:lang w:val="ru-RU"/>
          </w:rPr>
          <w:t>конс</w:t>
        </w:r>
      </w:ins>
      <w:ins w:id="94" w:author="the Phanteck" w:date="2026-09-21T15:39:28Z">
        <w:r>
          <w:rPr>
            <w:rFonts w:hint="default"/>
            <w:lang w:val="ru-RU"/>
          </w:rPr>
          <w:t>оли</w:t>
        </w:r>
      </w:ins>
    </w:p>
    <w:p w14:paraId="129A25CF">
      <w:pPr>
        <w:rPr>
          <w:ins w:id="95" w:author="the Phanteck" w:date="2026-09-21T15:39:59Z"/>
          <w:lang w:val="ru-RU"/>
        </w:rPr>
      </w:pPr>
      <w:r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7B87798E">
      <w:pPr>
        <w:rPr>
          <w:lang w:val="ru-RU"/>
        </w:rPr>
      </w:pPr>
      <w:ins w:id="96" w:author="the Phanteck" w:date="2026-09-21T15:40:00Z">
        <w:r>
          <w:rPr/>
          <w:drawing>
            <wp:inline distT="0" distB="0" distL="114300" distR="114300">
              <wp:extent cx="6541770" cy="3041650"/>
              <wp:effectExtent l="0" t="0" r="11430" b="6350"/>
              <wp:docPr id="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2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1770" cy="3041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EA9398F">
      <w:pPr>
        <w:pStyle w:val="2"/>
        <w:rPr>
          <w:lang w:val="ru-RU"/>
        </w:rPr>
      </w:pPr>
      <w:r>
        <w:rPr>
          <w:lang w:val="ru-RU"/>
        </w:rPr>
        <w:t>Задание 7. Индивидуальная программа</w:t>
      </w:r>
    </w:p>
    <w:p w14:paraId="7D120819">
      <w:pPr>
        <w:rPr>
          <w:lang w:val="ru-RU"/>
        </w:rPr>
      </w:pPr>
      <w:r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>
        <w:rPr>
          <w:lang w:val="ru-RU"/>
        </w:rPr>
        <w:t>++.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68D39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>
            <w:pPr>
              <w:jc w:val="center"/>
              <w:rPr>
                <w:lang w:val="ru-RU"/>
              </w:rPr>
            </w:pPr>
            <w:r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>
      <w:pPr>
        <w:rPr>
          <w:lang w:val="ru-RU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7464"/>
      </w:tblGrid>
      <w:tr w14:paraId="6CC9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>
            <w:pPr>
              <w:spacing w:after="0" w:line="240" w:lineRule="auto"/>
            </w:pPr>
            <w:r>
              <w:rPr>
                <w:b/>
                <w:color w:val="FFFFFF"/>
              </w:rPr>
              <w:t>Код варианта</w:t>
            </w:r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>
            <w:pPr>
              <w:spacing w:after="0" w:line="240" w:lineRule="auto"/>
            </w:pPr>
            <w:r>
              <w:rPr>
                <w:b/>
                <w:color w:val="FFFFFF"/>
              </w:rPr>
              <w:t>Условие</w:t>
            </w:r>
          </w:p>
        </w:tc>
      </w:tr>
      <w:tr w14:paraId="4DE1F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>
            <w:pPr>
              <w:spacing w:after="0" w:line="240" w:lineRule="auto"/>
            </w:pPr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сумму.</w:t>
            </w:r>
          </w:p>
        </w:tc>
      </w:tr>
      <w:tr w14:paraId="5FE6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>
            <w:pPr>
              <w:spacing w:after="0" w:line="240" w:lineRule="auto"/>
            </w:pPr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14:paraId="4FEF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>
            <w:pPr>
              <w:spacing w:after="0" w:line="240" w:lineRule="auto"/>
            </w:pPr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произведение.</w:t>
            </w:r>
          </w:p>
        </w:tc>
      </w:tr>
      <w:tr w14:paraId="7215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>
            <w:pPr>
              <w:spacing w:after="0" w:line="240" w:lineRule="auto"/>
            </w:pPr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>
            <w:pPr>
              <w:spacing w:after="0" w:line="240" w:lineRule="auto"/>
            </w:pPr>
            <w:r>
              <w:rPr>
                <w:lang w:val="ru-RU"/>
              </w:rPr>
              <w:t xml:space="preserve">Ввести длину и ширину прямоугольника. </w:t>
            </w:r>
            <w:r>
              <w:t>Найти площадь.</w:t>
            </w:r>
          </w:p>
        </w:tc>
      </w:tr>
      <w:tr w14:paraId="7E01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>
            <w:pPr>
              <w:spacing w:after="0" w:line="240" w:lineRule="auto"/>
            </w:pPr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сторону квадрата. Найти периметр.</w:t>
            </w:r>
          </w:p>
        </w:tc>
      </w:tr>
      <w:tr w14:paraId="1735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>
            <w:pPr>
              <w:spacing w:after="0" w:line="240" w:lineRule="auto"/>
            </w:pPr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количество часов. Перевести в минуты.</w:t>
            </w:r>
          </w:p>
        </w:tc>
      </w:tr>
      <w:tr w14:paraId="6C56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>
            <w:pPr>
              <w:spacing w:after="0" w:line="240" w:lineRule="auto"/>
            </w:pPr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километры. Перевести в метры.</w:t>
            </w:r>
          </w:p>
        </w:tc>
      </w:tr>
      <w:tr w14:paraId="4869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>
            <w:pPr>
              <w:spacing w:after="0" w:line="240" w:lineRule="auto"/>
            </w:pPr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>
            <w:pPr>
              <w:spacing w:after="0" w:line="240" w:lineRule="auto"/>
            </w:pPr>
            <w:r>
              <w:rPr>
                <w:lang w:val="ru-RU"/>
              </w:rPr>
              <w:t xml:space="preserve">Ввести цену товара и количество. </w:t>
            </w:r>
            <w:r>
              <w:t>Найти стоимость покупки.</w:t>
            </w:r>
          </w:p>
        </w:tc>
      </w:tr>
      <w:tr w14:paraId="7DE7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>
            <w:pPr>
              <w:spacing w:after="0" w:line="240" w:lineRule="auto"/>
            </w:pPr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возраст. Вывести возраст через 5 лет.</w:t>
            </w:r>
          </w:p>
        </w:tc>
      </w:tr>
      <w:tr w14:paraId="50E8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>
            <w:pPr>
              <w:spacing w:after="0" w:line="240" w:lineRule="auto"/>
            </w:pPr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радиус круга. Найти диаметр.</w:t>
            </w:r>
          </w:p>
        </w:tc>
      </w:tr>
      <w:tr w14:paraId="4007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>
            <w:pPr>
              <w:spacing w:after="0" w:line="240" w:lineRule="auto"/>
            </w:pPr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три числа. Найти их сумму.</w:t>
            </w:r>
          </w:p>
        </w:tc>
      </w:tr>
      <w:tr w14:paraId="03C1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>
            <w:pPr>
              <w:spacing w:after="0" w:line="240" w:lineRule="auto"/>
            </w:pPr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Ввести два числа. Найти среднее арифметическое.</w:t>
            </w:r>
          </w:p>
        </w:tc>
      </w:tr>
      <w:tr w14:paraId="43DE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>
            <w:pPr>
              <w:spacing w:after="0" w:line="240" w:lineRule="auto"/>
            </w:pPr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14:paraId="1D48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>
            <w:pPr>
              <w:spacing w:after="0" w:line="240" w:lineRule="auto"/>
            </w:pPr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14:paraId="7073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>
            <w:pPr>
              <w:spacing w:after="0" w:line="240" w:lineRule="auto"/>
            </w:pPr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14:paraId="6CF1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>
            <w:pPr>
              <w:spacing w:after="0" w:line="240" w:lineRule="auto"/>
            </w:pPr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стороны прямоугольника. Найти периметр.</w:t>
            </w:r>
          </w:p>
        </w:tc>
      </w:tr>
      <w:tr w14:paraId="0F6F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>
            <w:pPr>
              <w:spacing w:after="0" w:line="240" w:lineRule="auto"/>
            </w:pPr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сторону квадрата. Найти площадь.</w:t>
            </w:r>
          </w:p>
        </w:tc>
      </w:tr>
      <w:tr w14:paraId="3C79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>
            <w:pPr>
              <w:spacing w:after="0" w:line="240" w:lineRule="auto"/>
            </w:pPr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количество минут. Перевести в секунды.</w:t>
            </w:r>
          </w:p>
        </w:tc>
      </w:tr>
      <w:tr w14:paraId="58AE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>
            <w:pPr>
              <w:spacing w:after="0" w:line="240" w:lineRule="auto"/>
            </w:pPr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метры. Перевести в сантиметры.</w:t>
            </w:r>
          </w:p>
        </w:tc>
      </w:tr>
      <w:tr w14:paraId="06E3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>
            <w:pPr>
              <w:spacing w:after="0" w:line="240" w:lineRule="auto"/>
            </w:pPr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14:paraId="043F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>
            <w:pPr>
              <w:spacing w:after="0" w:line="240" w:lineRule="auto"/>
            </w:pPr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возраст. Вывести возраст через 10 лет.</w:t>
            </w:r>
          </w:p>
        </w:tc>
      </w:tr>
      <w:tr w14:paraId="465C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>
            <w:pPr>
              <w:spacing w:after="0" w:line="240" w:lineRule="auto"/>
            </w:pPr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диаметр круга. Найти радиус.</w:t>
            </w:r>
          </w:p>
        </w:tc>
      </w:tr>
      <w:tr w14:paraId="5D16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>
            <w:pPr>
              <w:spacing w:after="0" w:line="240" w:lineRule="auto"/>
            </w:pPr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14:paraId="74CB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>
            <w:pPr>
              <w:spacing w:after="0" w:line="240" w:lineRule="auto"/>
            </w:pPr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14:paraId="7DBD9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>
            <w:pPr>
              <w:spacing w:after="0" w:line="240" w:lineRule="auto"/>
            </w:pPr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>
              <w:rPr>
                <w:lang w:val="ru-RU"/>
              </w:rPr>
              <w:t>*</w:t>
            </w:r>
            <w:r>
              <w:t>a</w:t>
            </w:r>
            <w:r>
              <w:rPr>
                <w:lang w:val="ru-RU"/>
              </w:rPr>
              <w:t xml:space="preserve"> + </w:t>
            </w:r>
            <w:r>
              <w:t>b</w:t>
            </w:r>
            <w:r>
              <w:rPr>
                <w:lang w:val="ru-RU"/>
              </w:rPr>
              <w:t>*</w:t>
            </w:r>
            <w:r>
              <w:t>b</w:t>
            </w:r>
            <w:r>
              <w:rPr>
                <w:lang w:val="ru-RU"/>
              </w:rPr>
              <w:t>.</w:t>
            </w:r>
          </w:p>
        </w:tc>
      </w:tr>
      <w:tr w14:paraId="4505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>
            <w:pPr>
              <w:spacing w:after="0" w:line="240" w:lineRule="auto"/>
            </w:pPr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Вычислить (</w:t>
            </w:r>
            <w:r>
              <w:t>a</w:t>
            </w:r>
            <w:r>
              <w:rPr>
                <w:lang w:val="ru-RU"/>
              </w:rPr>
              <w:t xml:space="preserve"> + </w:t>
            </w:r>
            <w:r>
              <w:t>b</w:t>
            </w:r>
            <w:r>
              <w:rPr>
                <w:lang w:val="ru-RU"/>
              </w:rPr>
              <w:t>) * 2.</w:t>
            </w:r>
          </w:p>
        </w:tc>
      </w:tr>
      <w:tr w14:paraId="4B92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>
            <w:pPr>
              <w:spacing w:after="0" w:line="240" w:lineRule="auto"/>
            </w:pPr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>
              <w:rPr>
                <w:lang w:val="ru-RU"/>
              </w:rPr>
              <w:t xml:space="preserve"> * </w:t>
            </w:r>
            <w:r>
              <w:t>b</w:t>
            </w:r>
            <w:r>
              <w:rPr>
                <w:lang w:val="ru-RU"/>
              </w:rPr>
              <w:t xml:space="preserve"> + 5.</w:t>
            </w:r>
          </w:p>
        </w:tc>
      </w:tr>
      <w:tr w14:paraId="7AF4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>
            <w:pPr>
              <w:spacing w:after="0" w:line="240" w:lineRule="auto"/>
            </w:pPr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14:paraId="63B8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>
            <w:pPr>
              <w:spacing w:after="0" w:line="240" w:lineRule="auto"/>
            </w:pPr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14:paraId="3B12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>
            <w:pPr>
              <w:spacing w:after="0" w:line="240" w:lineRule="auto"/>
            </w:pPr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количество дней. Перевести в часы.</w:t>
            </w:r>
          </w:p>
        </w:tc>
      </w:tr>
      <w:tr w14:paraId="05FB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>
            <w:pPr>
              <w:spacing w:after="0" w:line="240" w:lineRule="auto"/>
            </w:pPr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сантиметры. Перевести в миллиметры.</w:t>
            </w:r>
          </w:p>
        </w:tc>
      </w:tr>
      <w:tr w14:paraId="7F81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>
            <w:pPr>
              <w:spacing w:after="0" w:line="240" w:lineRule="auto"/>
            </w:pPr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14:paraId="47D7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>
            <w:pPr>
              <w:spacing w:after="0" w:line="240" w:lineRule="auto"/>
            </w:pPr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14:paraId="23EB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>
            <w:pPr>
              <w:spacing w:after="0" w:line="240" w:lineRule="auto"/>
            </w:pPr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14:paraId="634A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>
            <w:pPr>
              <w:spacing w:after="0" w:line="240" w:lineRule="auto"/>
            </w:pPr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три оценки. Найти сумму баллов.</w:t>
            </w:r>
          </w:p>
        </w:tc>
      </w:tr>
      <w:tr w14:paraId="4286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>
            <w:pPr>
              <w:spacing w:after="0" w:line="240" w:lineRule="auto"/>
            </w:pPr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Вычислить (</w:t>
            </w:r>
            <w:r>
              <w:t>a</w:t>
            </w:r>
            <w:r>
              <w:rPr>
                <w:lang w:val="ru-RU"/>
              </w:rPr>
              <w:t xml:space="preserve"> + </w:t>
            </w:r>
            <w:r>
              <w:t>b</w:t>
            </w:r>
            <w:r>
              <w:rPr>
                <w:lang w:val="ru-RU"/>
              </w:rPr>
              <w:t>) / 2.</w:t>
            </w:r>
          </w:p>
        </w:tc>
      </w:tr>
      <w:tr w14:paraId="0350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>
            <w:pPr>
              <w:spacing w:after="0" w:line="240" w:lineRule="auto"/>
            </w:pPr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сумму и разность.</w:t>
            </w:r>
          </w:p>
        </w:tc>
      </w:tr>
      <w:tr w14:paraId="0FD9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>
            <w:pPr>
              <w:spacing w:after="0" w:line="240" w:lineRule="auto"/>
            </w:pPr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два числа. Найти произведение и сумму.</w:t>
            </w:r>
          </w:p>
        </w:tc>
      </w:tr>
      <w:tr w14:paraId="4257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>
            <w:pPr>
              <w:spacing w:after="0" w:line="240" w:lineRule="auto"/>
            </w:pPr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>
            <w:pPr>
              <w:spacing w:after="0" w:line="240" w:lineRule="auto"/>
            </w:pPr>
            <w:r>
              <w:t>Ввести a, b, c. Вычислить a*b + c.</w:t>
            </w:r>
          </w:p>
        </w:tc>
      </w:tr>
      <w:tr w14:paraId="3985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>
            <w:pPr>
              <w:spacing w:after="0" w:line="240" w:lineRule="auto"/>
            </w:pPr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14:paraId="7B2B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>
            <w:pPr>
              <w:spacing w:after="0" w:line="240" w:lineRule="auto"/>
            </w:pPr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14:paraId="4F18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>
            <w:pPr>
              <w:spacing w:after="0" w:line="240" w:lineRule="auto"/>
            </w:pPr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количество часов. Перевести в секунды.</w:t>
            </w:r>
          </w:p>
        </w:tc>
      </w:tr>
      <w:tr w14:paraId="53891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>
            <w:pPr>
              <w:spacing w:after="0" w:line="240" w:lineRule="auto"/>
            </w:pPr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метры. Перевести в миллиметры.</w:t>
            </w:r>
          </w:p>
        </w:tc>
      </w:tr>
      <w:tr w14:paraId="7579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>
            <w:pPr>
              <w:spacing w:after="0" w:line="240" w:lineRule="auto"/>
            </w:pPr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>
            <w:pPr>
              <w:spacing w:after="0" w:line="240" w:lineRule="auto"/>
            </w:pPr>
            <w:r>
              <w:rPr>
                <w:lang w:val="ru-RU"/>
              </w:rPr>
              <w:t xml:space="preserve">Ввести цену каждого из трёх товаров. </w:t>
            </w:r>
            <w:r>
              <w:t>Найти общую стоимость.</w:t>
            </w:r>
          </w:p>
        </w:tc>
      </w:tr>
      <w:tr w14:paraId="2E85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>
            <w:pPr>
              <w:spacing w:after="0" w:line="240" w:lineRule="auto"/>
            </w:pPr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14:paraId="3A04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>
            <w:pPr>
              <w:spacing w:after="0" w:line="240" w:lineRule="auto"/>
            </w:pPr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радиус. Вывести радиус и диаметр.</w:t>
            </w:r>
          </w:p>
        </w:tc>
      </w:tr>
      <w:tr w14:paraId="2FB8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>
            <w:pPr>
              <w:spacing w:after="0" w:line="240" w:lineRule="auto"/>
            </w:pPr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>
              <w:rPr>
                <w:lang w:val="ru-RU"/>
              </w:rPr>
              <w:t xml:space="preserve"> + </w:t>
            </w:r>
            <w:r>
              <w:t>b</w:t>
            </w:r>
            <w:r>
              <w:rPr>
                <w:lang w:val="ru-RU"/>
              </w:rPr>
              <w:t xml:space="preserve"> - </w:t>
            </w:r>
            <w:r>
              <w:t>c</w:t>
            </w:r>
            <w:r>
              <w:rPr>
                <w:lang w:val="ru-RU"/>
              </w:rPr>
              <w:t>.</w:t>
            </w:r>
          </w:p>
        </w:tc>
      </w:tr>
      <w:tr w14:paraId="32A37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>
            <w:pPr>
              <w:spacing w:after="0" w:line="240" w:lineRule="auto"/>
            </w:pPr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  <w:tr w14:paraId="020B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98" w:author="the Phanteck" w:date="2026-09-21T15:52:47Z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297F9">
            <w:pPr>
              <w:spacing w:after="0" w:line="240" w:lineRule="auto"/>
              <w:rPr>
                <w:ins w:id="99" w:author="the Phanteck" w:date="2026-09-21T15:52:47Z"/>
                <w:b/>
              </w:rPr>
            </w:pP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BCFB0">
            <w:pPr>
              <w:spacing w:after="0" w:line="240" w:lineRule="auto"/>
              <w:rPr>
                <w:ins w:id="100" w:author="the Phanteck" w:date="2026-09-21T15:52:47Z"/>
                <w:lang w:val="ru-RU"/>
              </w:rPr>
            </w:pPr>
          </w:p>
        </w:tc>
      </w:tr>
    </w:tbl>
    <w:p w14:paraId="53808A32">
      <w:pPr>
        <w:rPr>
          <w:ins w:id="101" w:author="the Phanteck" w:date="2026-09-21T15:52:52Z"/>
          <w:lang w:val="ru-RU"/>
        </w:rPr>
      </w:pPr>
    </w:p>
    <w:p w14:paraId="12D605F2">
      <w:pPr>
        <w:rPr>
          <w:ins w:id="102" w:author="the Phanteck" w:date="2026-09-21T15:52:57Z"/>
          <w:rFonts w:hint="default"/>
          <w:lang w:val="en-US"/>
        </w:rPr>
      </w:pPr>
      <w:ins w:id="103" w:author="the Phanteck" w:date="2026-09-21T15:52:52Z">
        <w:r>
          <w:rPr>
            <w:lang w:val="ru-RU"/>
          </w:rPr>
          <w:t>Я</w:t>
        </w:r>
      </w:ins>
      <w:ins w:id="104" w:author="the Phanteck" w:date="2026-09-21T15:52:52Z">
        <w:r>
          <w:rPr>
            <w:rFonts w:hint="default"/>
            <w:lang w:val="ru-RU"/>
          </w:rPr>
          <w:t xml:space="preserve"> в</w:t>
        </w:r>
      </w:ins>
      <w:ins w:id="105" w:author="the Phanteck" w:date="2026-09-21T15:52:53Z">
        <w:r>
          <w:rPr>
            <w:rFonts w:hint="default"/>
            <w:lang w:val="ru-RU"/>
          </w:rPr>
          <w:t>ыбра</w:t>
        </w:r>
      </w:ins>
      <w:ins w:id="106" w:author="the Phanteck" w:date="2026-09-21T15:52:54Z">
        <w:r>
          <w:rPr>
            <w:rFonts w:hint="default"/>
            <w:lang w:val="ru-RU"/>
          </w:rPr>
          <w:t>л вариа</w:t>
        </w:r>
      </w:ins>
      <w:ins w:id="107" w:author="the Phanteck" w:date="2026-09-21T15:52:55Z">
        <w:r>
          <w:rPr>
            <w:rFonts w:hint="default"/>
            <w:lang w:val="ru-RU"/>
          </w:rPr>
          <w:t xml:space="preserve">нт </w:t>
        </w:r>
      </w:ins>
      <w:ins w:id="108" w:author="the Phanteck" w:date="2026-09-21T15:52:57Z">
        <w:r>
          <w:rPr>
            <w:rFonts w:hint="default"/>
            <w:lang w:val="en-US"/>
          </w:rPr>
          <w:t>A</w:t>
        </w:r>
      </w:ins>
    </w:p>
    <w:p w14:paraId="47522D0A">
      <w:pPr>
        <w:rPr>
          <w:ins w:id="109" w:author="the Phanteck" w:date="2026-09-21T15:53:04Z"/>
          <w:rFonts w:hint="default"/>
          <w:lang w:val="ru-RU"/>
        </w:rPr>
      </w:pPr>
      <w:ins w:id="110" w:author="the Phanteck" w:date="2026-09-21T15:52:59Z">
        <w:r>
          <w:rPr>
            <w:rFonts w:hint="default"/>
            <w:lang w:val="ru-RU"/>
          </w:rPr>
          <w:t>И</w:t>
        </w:r>
      </w:ins>
      <w:ins w:id="111" w:author="the Phanteck" w:date="2026-09-21T15:53:00Z">
        <w:r>
          <w:rPr>
            <w:rFonts w:hint="default"/>
            <w:lang w:val="ru-RU"/>
          </w:rPr>
          <w:t xml:space="preserve"> сделал</w:t>
        </w:r>
      </w:ins>
      <w:ins w:id="112" w:author="the Phanteck" w:date="2026-09-21T15:53:01Z">
        <w:r>
          <w:rPr>
            <w:rFonts w:hint="default"/>
            <w:lang w:val="ru-RU"/>
          </w:rPr>
          <w:t xml:space="preserve"> всё в </w:t>
        </w:r>
      </w:ins>
      <w:ins w:id="113" w:author="the Phanteck" w:date="2026-09-21T15:53:02Z">
        <w:r>
          <w:rPr>
            <w:rFonts w:hint="default"/>
            <w:lang w:val="ru-RU"/>
          </w:rPr>
          <w:t>одном</w:t>
        </w:r>
      </w:ins>
      <w:ins w:id="114" w:author="the Phanteck" w:date="2026-09-21T15:53:03Z">
        <w:r>
          <w:rPr>
            <w:rFonts w:hint="default"/>
            <w:lang w:val="ru-RU"/>
          </w:rPr>
          <w:t xml:space="preserve"> файле</w:t>
        </w:r>
      </w:ins>
    </w:p>
    <w:p w14:paraId="3F0D9120">
      <w:pPr>
        <w:rPr>
          <w:ins w:id="115" w:author="the Phanteck" w:date="2026-09-21T15:53:09Z"/>
        </w:rPr>
      </w:pPr>
      <w:ins w:id="116" w:author="the Phanteck" w:date="2026-09-21T15:53:04Z">
        <w:r>
          <w:rPr/>
          <w:drawing>
            <wp:inline distT="0" distB="0" distL="114300" distR="114300">
              <wp:extent cx="6546215" cy="3775710"/>
              <wp:effectExtent l="0" t="0" r="6985" b="15240"/>
              <wp:docPr id="5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3"/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6215" cy="3775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26F1A3F">
      <w:pPr>
        <w:pStyle w:val="19"/>
        <w:rPr>
          <w:ins w:id="118" w:author="the Phanteck" w:date="2026-09-21T15:54:02Z"/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ins w:id="119" w:author="the Phanteck" w:date="2026-09-21T15:54:02Z">
        <w:r>
          <w:rPr>
            <w:rFonts w:hint="default"/>
          </w:rPr>
          <w:t xml:space="preserve">#include &lt;iostream&gt;using </w:t>
        </w:r>
      </w:ins>
      <w:ins w:id="120" w:author="the Phanteck" w:date="2026-09-21T15:54:02Z">
        <w:r>
          <w:rPr>
            <w:rFonts w:hint="default"/>
            <w:color w:val="000000" w:themeColor="text1"/>
            <w14:textFill>
              <w14:solidFill>
                <w14:schemeClr w14:val="tx1"/>
              </w14:solidFill>
            </w14:textFill>
          </w:rPr>
          <w:t>namespace std;</w:t>
        </w:r>
      </w:ins>
    </w:p>
    <w:p w14:paraId="6DFB381E">
      <w:pPr>
        <w:pStyle w:val="19"/>
        <w:rPr>
          <w:ins w:id="121" w:author="the Phanteck" w:date="2026-09-21T15:54:02Z"/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ins w:id="122" w:author="the Phanteck" w:date="2026-09-21T15:54:02Z">
        <w:r>
          <w:rPr>
            <w:rFonts w:hint="default"/>
            <w:color w:val="000000" w:themeColor="text1"/>
            <w14:textFill>
              <w14:solidFill>
                <w14:schemeClr w14:val="tx1"/>
              </w14:solidFill>
            </w14:textFill>
          </w:rPr>
          <w:t>int main()</w:t>
        </w:r>
      </w:ins>
    </w:p>
    <w:p w14:paraId="723EABFF">
      <w:pPr>
        <w:pStyle w:val="19"/>
        <w:rPr>
          <w:ins w:id="123" w:author="the Phanteck" w:date="2026-09-21T15:54:02Z"/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ins w:id="124" w:author="the Phanteck" w:date="2026-09-21T15:54:02Z">
        <w:r>
          <w:rPr>
            <w:rFonts w:hint="default"/>
            <w:color w:val="000000" w:themeColor="text1"/>
            <w14:textFill>
              <w14:solidFill>
                <w14:schemeClr w14:val="tx1"/>
              </w14:solidFill>
            </w14:textFill>
          </w:rPr>
          <w:t>{</w:t>
        </w:r>
      </w:ins>
    </w:p>
    <w:p w14:paraId="17B22B5A">
      <w:pPr>
        <w:pStyle w:val="19"/>
        <w:rPr>
          <w:ins w:id="125" w:author="the Phanteck" w:date="2026-09-21T15:54:02Z"/>
          <w:rFonts w:hint="default"/>
        </w:rPr>
      </w:pPr>
      <w:ins w:id="126" w:author="the Phanteck" w:date="2026-09-21T15:54:02Z">
        <w:r>
          <w:rPr>
            <w:rFonts w:hint="default"/>
          </w:rPr>
          <w:t xml:space="preserve">    setlocale(LC_ALL, "Russian");</w:t>
        </w:r>
      </w:ins>
    </w:p>
    <w:p w14:paraId="46174F2F">
      <w:pPr>
        <w:pStyle w:val="19"/>
        <w:rPr>
          <w:ins w:id="127" w:author="the Phanteck" w:date="2026-09-21T15:54:02Z"/>
          <w:rFonts w:hint="default"/>
        </w:rPr>
      </w:pPr>
    </w:p>
    <w:p w14:paraId="4A7F7804">
      <w:pPr>
        <w:pStyle w:val="19"/>
        <w:rPr>
          <w:ins w:id="128" w:author="the Phanteck" w:date="2026-09-21T15:54:02Z"/>
          <w:rFonts w:hint="default"/>
        </w:rPr>
      </w:pPr>
      <w:ins w:id="129" w:author="the Phanteck" w:date="2026-09-21T15:54:02Z">
        <w:r>
          <w:rPr>
            <w:rFonts w:hint="default"/>
          </w:rPr>
          <w:t xml:space="preserve">    // Задача 1: Ввести два числа. Найти сумму.</w:t>
        </w:r>
      </w:ins>
    </w:p>
    <w:p w14:paraId="3001358F">
      <w:pPr>
        <w:pStyle w:val="19"/>
        <w:rPr>
          <w:ins w:id="130" w:author="the Phanteck" w:date="2026-09-21T15:54:02Z"/>
          <w:rFonts w:hint="default"/>
        </w:rPr>
      </w:pPr>
      <w:ins w:id="131" w:author="the Phanteck" w:date="2026-09-21T15:54:02Z">
        <w:r>
          <w:rPr>
            <w:rFonts w:hint="default"/>
          </w:rPr>
          <w:t xml:space="preserve">    double a, b, v1;</w:t>
        </w:r>
      </w:ins>
    </w:p>
    <w:p w14:paraId="6C97DC86">
      <w:pPr>
        <w:pStyle w:val="19"/>
        <w:rPr>
          <w:ins w:id="132" w:author="the Phanteck" w:date="2026-09-21T15:54:02Z"/>
          <w:rFonts w:hint="default"/>
        </w:rPr>
      </w:pPr>
      <w:ins w:id="133" w:author="the Phanteck" w:date="2026-09-21T15:54:02Z">
        <w:r>
          <w:rPr>
            <w:rFonts w:hint="default"/>
          </w:rPr>
          <w:t xml:space="preserve">    cout &lt;&lt; "Задача 1. Введите два числа: ";</w:t>
        </w:r>
      </w:ins>
    </w:p>
    <w:p w14:paraId="3F5BE40D">
      <w:pPr>
        <w:pStyle w:val="19"/>
        <w:rPr>
          <w:ins w:id="134" w:author="the Phanteck" w:date="2026-09-21T15:54:02Z"/>
          <w:rFonts w:hint="default"/>
        </w:rPr>
      </w:pPr>
      <w:ins w:id="135" w:author="the Phanteck" w:date="2026-09-21T15:54:02Z">
        <w:r>
          <w:rPr>
            <w:rFonts w:hint="default"/>
          </w:rPr>
          <w:t xml:space="preserve">    cin &gt;&gt; a &gt;&gt; b;</w:t>
        </w:r>
      </w:ins>
    </w:p>
    <w:p w14:paraId="47244DC4">
      <w:pPr>
        <w:pStyle w:val="19"/>
        <w:rPr>
          <w:ins w:id="136" w:author="the Phanteck" w:date="2026-09-21T15:54:02Z"/>
          <w:rFonts w:hint="default"/>
        </w:rPr>
      </w:pPr>
      <w:ins w:id="137" w:author="the Phanteck" w:date="2026-09-21T15:54:02Z">
        <w:r>
          <w:rPr>
            <w:rFonts w:hint="default"/>
          </w:rPr>
          <w:t xml:space="preserve">    v1 = a + b;</w:t>
        </w:r>
      </w:ins>
    </w:p>
    <w:p w14:paraId="31477422">
      <w:pPr>
        <w:pStyle w:val="19"/>
        <w:rPr>
          <w:ins w:id="138" w:author="the Phanteck" w:date="2026-09-21T15:54:02Z"/>
          <w:rFonts w:hint="default"/>
        </w:rPr>
      </w:pPr>
      <w:ins w:id="139" w:author="the Phanteck" w:date="2026-09-21T15:54:02Z">
        <w:r>
          <w:rPr>
            <w:rFonts w:hint="default"/>
          </w:rPr>
          <w:t xml:space="preserve">    cout &lt;&lt; "Результат (v1) = " &lt;&lt; v1 &lt;&lt; endl &lt;&lt; endl;</w:t>
        </w:r>
      </w:ins>
    </w:p>
    <w:p w14:paraId="67C0CD15">
      <w:pPr>
        <w:pStyle w:val="19"/>
        <w:rPr>
          <w:ins w:id="140" w:author="the Phanteck" w:date="2026-09-21T15:54:02Z"/>
          <w:rFonts w:hint="default"/>
        </w:rPr>
      </w:pPr>
    </w:p>
    <w:p w14:paraId="4A19886B">
      <w:pPr>
        <w:pStyle w:val="19"/>
        <w:rPr>
          <w:ins w:id="141" w:author="the Phanteck" w:date="2026-09-21T15:54:02Z"/>
          <w:rFonts w:hint="default"/>
        </w:rPr>
      </w:pPr>
      <w:ins w:id="142" w:author="the Phanteck" w:date="2026-09-21T15:54:02Z">
        <w:r>
          <w:rPr>
            <w:rFonts w:hint="default"/>
          </w:rPr>
          <w:t xml:space="preserve">    // Задача 2: Ввести два числа. Найти разность первого и второго.</w:t>
        </w:r>
      </w:ins>
    </w:p>
    <w:p w14:paraId="47ACF41F">
      <w:pPr>
        <w:pStyle w:val="19"/>
        <w:rPr>
          <w:ins w:id="143" w:author="the Phanteck" w:date="2026-09-21T15:54:02Z"/>
          <w:rFonts w:hint="default"/>
        </w:rPr>
      </w:pPr>
      <w:ins w:id="144" w:author="the Phanteck" w:date="2026-09-21T15:54:02Z">
        <w:r>
          <w:rPr>
            <w:rFonts w:hint="default"/>
          </w:rPr>
          <w:t xml:space="preserve">    double a1, b1, v2;</w:t>
        </w:r>
      </w:ins>
    </w:p>
    <w:p w14:paraId="5692DD2D">
      <w:pPr>
        <w:pStyle w:val="19"/>
        <w:rPr>
          <w:ins w:id="145" w:author="the Phanteck" w:date="2026-09-21T15:54:02Z"/>
          <w:rFonts w:hint="default"/>
        </w:rPr>
      </w:pPr>
      <w:ins w:id="146" w:author="the Phanteck" w:date="2026-09-21T15:54:02Z">
        <w:r>
          <w:rPr>
            <w:rFonts w:hint="default"/>
          </w:rPr>
          <w:t xml:space="preserve">    cout &lt;&lt; "Задача 2. Введите два числа: ";</w:t>
        </w:r>
      </w:ins>
    </w:p>
    <w:p w14:paraId="12C21DF2">
      <w:pPr>
        <w:pStyle w:val="19"/>
        <w:rPr>
          <w:ins w:id="147" w:author="the Phanteck" w:date="2026-09-21T15:54:02Z"/>
          <w:rFonts w:hint="default"/>
        </w:rPr>
      </w:pPr>
      <w:ins w:id="148" w:author="the Phanteck" w:date="2026-09-21T15:54:02Z">
        <w:r>
          <w:rPr>
            <w:rFonts w:hint="default"/>
          </w:rPr>
          <w:t xml:space="preserve">    cin &gt;&gt; a1 &gt;&gt; b1;</w:t>
        </w:r>
      </w:ins>
    </w:p>
    <w:p w14:paraId="665E4228">
      <w:pPr>
        <w:pStyle w:val="19"/>
        <w:rPr>
          <w:ins w:id="149" w:author="the Phanteck" w:date="2026-09-21T15:54:02Z"/>
          <w:rFonts w:hint="default"/>
        </w:rPr>
      </w:pPr>
      <w:ins w:id="150" w:author="the Phanteck" w:date="2026-09-21T15:54:02Z">
        <w:r>
          <w:rPr>
            <w:rFonts w:hint="default"/>
          </w:rPr>
          <w:t xml:space="preserve">    v2 = a1 - b1;</w:t>
        </w:r>
      </w:ins>
    </w:p>
    <w:p w14:paraId="524B7E19">
      <w:pPr>
        <w:pStyle w:val="19"/>
        <w:rPr>
          <w:ins w:id="151" w:author="the Phanteck" w:date="2026-09-21T15:54:02Z"/>
          <w:rFonts w:hint="default"/>
        </w:rPr>
      </w:pPr>
      <w:ins w:id="152" w:author="the Phanteck" w:date="2026-09-21T15:54:02Z">
        <w:r>
          <w:rPr>
            <w:rFonts w:hint="default"/>
          </w:rPr>
          <w:t xml:space="preserve">    cout &lt;&lt; "Результат (v2) = " &lt;&lt; v2 &lt;&lt; endl &lt;&lt; endl;</w:t>
        </w:r>
      </w:ins>
    </w:p>
    <w:p w14:paraId="5C2010C6">
      <w:pPr>
        <w:pStyle w:val="19"/>
        <w:rPr>
          <w:ins w:id="153" w:author="the Phanteck" w:date="2026-09-21T15:54:02Z"/>
          <w:rFonts w:hint="default"/>
        </w:rPr>
      </w:pPr>
    </w:p>
    <w:p w14:paraId="3ECA7F8A">
      <w:pPr>
        <w:pStyle w:val="19"/>
        <w:rPr>
          <w:ins w:id="154" w:author="the Phanteck" w:date="2026-09-21T15:54:02Z"/>
          <w:rFonts w:hint="default"/>
        </w:rPr>
      </w:pPr>
      <w:ins w:id="155" w:author="the Phanteck" w:date="2026-09-21T15:54:02Z">
        <w:r>
          <w:rPr>
            <w:rFonts w:hint="default"/>
          </w:rPr>
          <w:t xml:space="preserve">    // Задача 3: Ввести два числа. Найти произведение.</w:t>
        </w:r>
      </w:ins>
    </w:p>
    <w:p w14:paraId="3D369905">
      <w:pPr>
        <w:pStyle w:val="19"/>
        <w:rPr>
          <w:ins w:id="156" w:author="the Phanteck" w:date="2026-09-21T15:54:02Z"/>
          <w:rFonts w:hint="default"/>
        </w:rPr>
      </w:pPr>
      <w:ins w:id="157" w:author="the Phanteck" w:date="2026-09-21T15:54:02Z">
        <w:r>
          <w:rPr>
            <w:rFonts w:hint="default"/>
          </w:rPr>
          <w:t xml:space="preserve">    double a2, b2, v3;</w:t>
        </w:r>
      </w:ins>
    </w:p>
    <w:p w14:paraId="485C577C">
      <w:pPr>
        <w:pStyle w:val="19"/>
        <w:rPr>
          <w:ins w:id="158" w:author="the Phanteck" w:date="2026-09-21T15:54:02Z"/>
          <w:rFonts w:hint="default"/>
        </w:rPr>
      </w:pPr>
      <w:ins w:id="159" w:author="the Phanteck" w:date="2026-09-21T15:54:02Z">
        <w:r>
          <w:rPr>
            <w:rFonts w:hint="default"/>
          </w:rPr>
          <w:t xml:space="preserve">    cout &lt;&lt; "Задача 3. Введите два числа: ";</w:t>
        </w:r>
      </w:ins>
    </w:p>
    <w:p w14:paraId="4998FC62">
      <w:pPr>
        <w:pStyle w:val="19"/>
        <w:rPr>
          <w:ins w:id="160" w:author="the Phanteck" w:date="2026-09-21T15:54:02Z"/>
          <w:rFonts w:hint="default"/>
        </w:rPr>
      </w:pPr>
      <w:ins w:id="161" w:author="the Phanteck" w:date="2026-09-21T15:54:02Z">
        <w:r>
          <w:rPr>
            <w:rFonts w:hint="default"/>
          </w:rPr>
          <w:t xml:space="preserve">    cin &gt;&gt; a2 &gt;&gt; b2;</w:t>
        </w:r>
      </w:ins>
    </w:p>
    <w:p w14:paraId="4F46B10E">
      <w:pPr>
        <w:pStyle w:val="19"/>
        <w:rPr>
          <w:ins w:id="162" w:author="the Phanteck" w:date="2026-09-21T15:54:02Z"/>
          <w:rFonts w:hint="default"/>
        </w:rPr>
      </w:pPr>
      <w:ins w:id="163" w:author="the Phanteck" w:date="2026-09-21T15:54:02Z">
        <w:r>
          <w:rPr>
            <w:rFonts w:hint="default"/>
          </w:rPr>
          <w:t xml:space="preserve">    v3 = a2 * b2;</w:t>
        </w:r>
      </w:ins>
    </w:p>
    <w:p w14:paraId="7EE8B2ED">
      <w:pPr>
        <w:pStyle w:val="19"/>
        <w:rPr>
          <w:ins w:id="164" w:author="the Phanteck" w:date="2026-09-21T15:54:02Z"/>
          <w:rFonts w:hint="default"/>
        </w:rPr>
      </w:pPr>
      <w:ins w:id="165" w:author="the Phanteck" w:date="2026-09-21T15:54:02Z">
        <w:r>
          <w:rPr>
            <w:rFonts w:hint="default"/>
          </w:rPr>
          <w:t xml:space="preserve">    cout &lt;&lt; "Результат (v3) = " &lt;&lt; v3 &lt;&lt; endl &lt;&lt; endl;</w:t>
        </w:r>
      </w:ins>
    </w:p>
    <w:p w14:paraId="5EAC1AD0">
      <w:pPr>
        <w:pStyle w:val="19"/>
        <w:rPr>
          <w:ins w:id="166" w:author="the Phanteck" w:date="2026-09-21T15:54:02Z"/>
          <w:rFonts w:hint="default"/>
        </w:rPr>
      </w:pPr>
    </w:p>
    <w:p w14:paraId="51BD9C82">
      <w:pPr>
        <w:pStyle w:val="19"/>
        <w:rPr>
          <w:ins w:id="167" w:author="the Phanteck" w:date="2026-09-21T15:54:02Z"/>
          <w:rFonts w:hint="default"/>
        </w:rPr>
      </w:pPr>
      <w:ins w:id="168" w:author="the Phanteck" w:date="2026-09-21T15:54:02Z">
        <w:r>
          <w:rPr>
            <w:rFonts w:hint="default"/>
          </w:rPr>
          <w:t xml:space="preserve">    // Задача 4: Ввести длину и ширину прямоугольника. Найти площадь.</w:t>
        </w:r>
      </w:ins>
    </w:p>
    <w:p w14:paraId="3A0B9612">
      <w:pPr>
        <w:pStyle w:val="19"/>
        <w:rPr>
          <w:ins w:id="169" w:author="the Phanteck" w:date="2026-09-21T15:54:02Z"/>
          <w:rFonts w:hint="default"/>
        </w:rPr>
      </w:pPr>
      <w:ins w:id="170" w:author="the Phanteck" w:date="2026-09-21T15:54:02Z">
        <w:r>
          <w:rPr>
            <w:rFonts w:hint="default"/>
          </w:rPr>
          <w:t xml:space="preserve">    double a3, b3, v4;</w:t>
        </w:r>
      </w:ins>
    </w:p>
    <w:p w14:paraId="05B9CC9D">
      <w:pPr>
        <w:pStyle w:val="19"/>
        <w:rPr>
          <w:ins w:id="171" w:author="the Phanteck" w:date="2026-09-21T15:54:02Z"/>
          <w:rFonts w:hint="default"/>
        </w:rPr>
      </w:pPr>
      <w:ins w:id="172" w:author="the Phanteck" w:date="2026-09-21T15:54:02Z">
        <w:r>
          <w:rPr>
            <w:rFonts w:hint="default"/>
          </w:rPr>
          <w:t xml:space="preserve">    cout &lt;&lt; "Задача 4. Введите длину и ширину прямоугольника: ";</w:t>
        </w:r>
      </w:ins>
    </w:p>
    <w:p w14:paraId="26113080">
      <w:pPr>
        <w:pStyle w:val="19"/>
        <w:rPr>
          <w:ins w:id="173" w:author="the Phanteck" w:date="2026-09-21T15:54:02Z"/>
          <w:rFonts w:hint="default"/>
        </w:rPr>
      </w:pPr>
      <w:ins w:id="174" w:author="the Phanteck" w:date="2026-09-21T15:54:02Z">
        <w:r>
          <w:rPr>
            <w:rFonts w:hint="default"/>
          </w:rPr>
          <w:t xml:space="preserve">    cin &gt;&gt; a3 &gt;&gt; b3;</w:t>
        </w:r>
      </w:ins>
    </w:p>
    <w:p w14:paraId="489D98F4">
      <w:pPr>
        <w:pStyle w:val="19"/>
        <w:rPr>
          <w:ins w:id="175" w:author="the Phanteck" w:date="2026-09-21T15:54:02Z"/>
          <w:rFonts w:hint="default"/>
        </w:rPr>
      </w:pPr>
      <w:ins w:id="176" w:author="the Phanteck" w:date="2026-09-21T15:54:02Z">
        <w:r>
          <w:rPr>
            <w:rFonts w:hint="default"/>
          </w:rPr>
          <w:t xml:space="preserve">    v4 = a3 * b3;</w:t>
        </w:r>
      </w:ins>
    </w:p>
    <w:p w14:paraId="6F5D27A5">
      <w:pPr>
        <w:pStyle w:val="19"/>
        <w:rPr>
          <w:ins w:id="177" w:author="the Phanteck" w:date="2026-09-21T15:54:02Z"/>
          <w:rFonts w:hint="default"/>
        </w:rPr>
      </w:pPr>
      <w:ins w:id="178" w:author="the Phanteck" w:date="2026-09-21T15:54:02Z">
        <w:r>
          <w:rPr>
            <w:rFonts w:hint="default"/>
          </w:rPr>
          <w:t xml:space="preserve">    cout &lt;&lt; "Результат (v4) = " &lt;&lt; v4 &lt;&lt; endl &lt;&lt; endl;</w:t>
        </w:r>
      </w:ins>
    </w:p>
    <w:p w14:paraId="345ED521">
      <w:pPr>
        <w:pStyle w:val="19"/>
        <w:rPr>
          <w:ins w:id="179" w:author="the Phanteck" w:date="2026-09-21T15:54:02Z"/>
          <w:rFonts w:hint="default"/>
        </w:rPr>
      </w:pPr>
    </w:p>
    <w:p w14:paraId="588F30FC">
      <w:pPr>
        <w:pStyle w:val="19"/>
        <w:rPr>
          <w:ins w:id="180" w:author="the Phanteck" w:date="2026-09-21T15:54:02Z"/>
          <w:rFonts w:hint="default"/>
        </w:rPr>
      </w:pPr>
      <w:ins w:id="181" w:author="the Phanteck" w:date="2026-09-21T15:54:02Z">
        <w:r>
          <w:rPr>
            <w:rFonts w:hint="default"/>
          </w:rPr>
          <w:t xml:space="preserve">    // Задача 5: Ввести сторону квадрата. Найти периметр.</w:t>
        </w:r>
      </w:ins>
    </w:p>
    <w:p w14:paraId="7FD1CE91">
      <w:pPr>
        <w:pStyle w:val="19"/>
        <w:rPr>
          <w:ins w:id="182" w:author="the Phanteck" w:date="2026-09-21T15:54:02Z"/>
          <w:rFonts w:hint="default"/>
        </w:rPr>
      </w:pPr>
      <w:ins w:id="183" w:author="the Phanteck" w:date="2026-09-21T15:54:02Z">
        <w:r>
          <w:rPr>
            <w:rFonts w:hint="default"/>
          </w:rPr>
          <w:t xml:space="preserve">    double a4, v5;</w:t>
        </w:r>
      </w:ins>
    </w:p>
    <w:p w14:paraId="6FDAE167">
      <w:pPr>
        <w:pStyle w:val="19"/>
        <w:rPr>
          <w:ins w:id="184" w:author="the Phanteck" w:date="2026-09-21T15:54:02Z"/>
          <w:rFonts w:hint="default"/>
        </w:rPr>
      </w:pPr>
      <w:ins w:id="185" w:author="the Phanteck" w:date="2026-09-21T15:54:02Z">
        <w:r>
          <w:rPr>
            <w:rFonts w:hint="default"/>
          </w:rPr>
          <w:t xml:space="preserve">    cout &lt;&lt; "Задача 5. Введите сторону квадрата: ";</w:t>
        </w:r>
      </w:ins>
    </w:p>
    <w:p w14:paraId="051B347C">
      <w:pPr>
        <w:pStyle w:val="19"/>
        <w:rPr>
          <w:ins w:id="186" w:author="the Phanteck" w:date="2026-09-21T15:54:02Z"/>
          <w:rFonts w:hint="default"/>
        </w:rPr>
      </w:pPr>
      <w:ins w:id="187" w:author="the Phanteck" w:date="2026-09-21T15:54:02Z">
        <w:r>
          <w:rPr>
            <w:rFonts w:hint="default"/>
          </w:rPr>
          <w:t xml:space="preserve">    cin &gt;&gt; a4;</w:t>
        </w:r>
      </w:ins>
    </w:p>
    <w:p w14:paraId="17CC26BD">
      <w:pPr>
        <w:pStyle w:val="19"/>
        <w:rPr>
          <w:ins w:id="188" w:author="the Phanteck" w:date="2026-09-21T15:54:02Z"/>
          <w:rFonts w:hint="default"/>
        </w:rPr>
      </w:pPr>
      <w:ins w:id="189" w:author="the Phanteck" w:date="2026-09-21T15:54:02Z">
        <w:r>
          <w:rPr>
            <w:rFonts w:hint="default"/>
          </w:rPr>
          <w:t xml:space="preserve">    v5 = 4 * a4;</w:t>
        </w:r>
      </w:ins>
    </w:p>
    <w:p w14:paraId="7DEB85BA">
      <w:pPr>
        <w:pStyle w:val="19"/>
        <w:rPr>
          <w:ins w:id="190" w:author="the Phanteck" w:date="2026-09-21T15:54:02Z"/>
          <w:rFonts w:hint="default"/>
        </w:rPr>
      </w:pPr>
      <w:ins w:id="191" w:author="the Phanteck" w:date="2026-09-21T15:54:02Z">
        <w:r>
          <w:rPr>
            <w:rFonts w:hint="default"/>
          </w:rPr>
          <w:t xml:space="preserve">    cout &lt;&lt; "Результат (v5) = " &lt;&lt; v5 &lt;&lt; endl &lt;&lt; endl;</w:t>
        </w:r>
      </w:ins>
    </w:p>
    <w:p w14:paraId="0BD62902">
      <w:pPr>
        <w:pStyle w:val="19"/>
        <w:rPr>
          <w:ins w:id="192" w:author="the Phanteck" w:date="2026-09-21T15:54:02Z"/>
          <w:rFonts w:hint="default"/>
        </w:rPr>
      </w:pPr>
    </w:p>
    <w:p w14:paraId="2D96A665">
      <w:pPr>
        <w:pStyle w:val="19"/>
        <w:rPr>
          <w:ins w:id="193" w:author="the Phanteck" w:date="2026-09-21T15:54:02Z"/>
          <w:rFonts w:hint="default"/>
        </w:rPr>
      </w:pPr>
      <w:ins w:id="194" w:author="the Phanteck" w:date="2026-09-21T15:54:02Z">
        <w:r>
          <w:rPr>
            <w:rFonts w:hint="default"/>
          </w:rPr>
          <w:t xml:space="preserve">    // Задача 6: Ввести количество часов. Перевести в минуты.</w:t>
        </w:r>
      </w:ins>
    </w:p>
    <w:p w14:paraId="24FEE79E">
      <w:pPr>
        <w:pStyle w:val="19"/>
        <w:rPr>
          <w:ins w:id="195" w:author="the Phanteck" w:date="2026-09-21T15:54:02Z"/>
          <w:rFonts w:hint="default"/>
        </w:rPr>
      </w:pPr>
      <w:ins w:id="196" w:author="the Phanteck" w:date="2026-09-21T15:54:02Z">
        <w:r>
          <w:rPr>
            <w:rFonts w:hint="default"/>
          </w:rPr>
          <w:t xml:space="preserve">    double a5, v6;</w:t>
        </w:r>
      </w:ins>
    </w:p>
    <w:p w14:paraId="46988D5D">
      <w:pPr>
        <w:pStyle w:val="19"/>
        <w:rPr>
          <w:ins w:id="197" w:author="the Phanteck" w:date="2026-09-21T15:54:02Z"/>
          <w:rFonts w:hint="default"/>
        </w:rPr>
      </w:pPr>
      <w:ins w:id="198" w:author="the Phanteck" w:date="2026-09-21T15:54:02Z">
        <w:r>
          <w:rPr>
            <w:rFonts w:hint="default"/>
          </w:rPr>
          <w:t xml:space="preserve">    cout &lt;&lt; "Задача 6. Введите количество часов: ";</w:t>
        </w:r>
      </w:ins>
    </w:p>
    <w:p w14:paraId="0E7EA425">
      <w:pPr>
        <w:pStyle w:val="19"/>
        <w:rPr>
          <w:ins w:id="199" w:author="the Phanteck" w:date="2026-09-21T15:54:02Z"/>
          <w:rFonts w:hint="default"/>
        </w:rPr>
      </w:pPr>
      <w:ins w:id="200" w:author="the Phanteck" w:date="2026-09-21T15:54:02Z">
        <w:r>
          <w:rPr>
            <w:rFonts w:hint="default"/>
          </w:rPr>
          <w:t xml:space="preserve">    cin &gt;&gt; a5;</w:t>
        </w:r>
      </w:ins>
    </w:p>
    <w:p w14:paraId="6698AA28">
      <w:pPr>
        <w:pStyle w:val="19"/>
        <w:rPr>
          <w:ins w:id="201" w:author="the Phanteck" w:date="2026-09-21T15:54:02Z"/>
          <w:rFonts w:hint="default"/>
        </w:rPr>
      </w:pPr>
      <w:ins w:id="202" w:author="the Phanteck" w:date="2026-09-21T15:54:02Z">
        <w:r>
          <w:rPr>
            <w:rFonts w:hint="default"/>
          </w:rPr>
          <w:t xml:space="preserve">    v6 = a5 * 60;</w:t>
        </w:r>
      </w:ins>
    </w:p>
    <w:p w14:paraId="3F31FCA8">
      <w:pPr>
        <w:pStyle w:val="19"/>
        <w:rPr>
          <w:ins w:id="203" w:author="the Phanteck" w:date="2026-09-21T15:54:02Z"/>
          <w:rFonts w:hint="default"/>
        </w:rPr>
      </w:pPr>
      <w:ins w:id="204" w:author="the Phanteck" w:date="2026-09-21T15:54:02Z">
        <w:r>
          <w:rPr>
            <w:rFonts w:hint="default"/>
          </w:rPr>
          <w:t xml:space="preserve">    cout &lt;&lt; "Результат (v6) = " &lt;&lt; v6 &lt;&lt; endl &lt;&lt; endl;</w:t>
        </w:r>
      </w:ins>
    </w:p>
    <w:p w14:paraId="199D3E49">
      <w:pPr>
        <w:pStyle w:val="19"/>
        <w:rPr>
          <w:ins w:id="205" w:author="the Phanteck" w:date="2026-09-21T15:54:02Z"/>
          <w:rFonts w:hint="default"/>
        </w:rPr>
      </w:pPr>
    </w:p>
    <w:p w14:paraId="6F8F6488">
      <w:pPr>
        <w:pStyle w:val="19"/>
        <w:rPr>
          <w:ins w:id="206" w:author="the Phanteck" w:date="2026-09-21T15:54:02Z"/>
          <w:rFonts w:hint="default"/>
        </w:rPr>
      </w:pPr>
      <w:ins w:id="207" w:author="the Phanteck" w:date="2026-09-21T15:54:02Z">
        <w:r>
          <w:rPr>
            <w:rFonts w:hint="default"/>
          </w:rPr>
          <w:t xml:space="preserve">    // Задача 7: Ввести километры. Перевести в метры.</w:t>
        </w:r>
      </w:ins>
    </w:p>
    <w:p w14:paraId="6DDB119B">
      <w:pPr>
        <w:pStyle w:val="19"/>
        <w:rPr>
          <w:ins w:id="208" w:author="the Phanteck" w:date="2026-09-21T15:54:02Z"/>
          <w:rFonts w:hint="default"/>
        </w:rPr>
      </w:pPr>
      <w:ins w:id="209" w:author="the Phanteck" w:date="2026-09-21T15:54:02Z">
        <w:r>
          <w:rPr>
            <w:rFonts w:hint="default"/>
          </w:rPr>
          <w:t xml:space="preserve">    double a6, v7;</w:t>
        </w:r>
      </w:ins>
    </w:p>
    <w:p w14:paraId="16CC5353">
      <w:pPr>
        <w:pStyle w:val="19"/>
        <w:rPr>
          <w:ins w:id="210" w:author="the Phanteck" w:date="2026-09-21T15:54:02Z"/>
          <w:rFonts w:hint="default"/>
        </w:rPr>
      </w:pPr>
      <w:ins w:id="211" w:author="the Phanteck" w:date="2026-09-21T15:54:02Z">
        <w:r>
          <w:rPr>
            <w:rFonts w:hint="default"/>
          </w:rPr>
          <w:t xml:space="preserve">    cout &lt;&lt; "Задача 7. Введите километры: ";</w:t>
        </w:r>
      </w:ins>
    </w:p>
    <w:p w14:paraId="3CD5AE56">
      <w:pPr>
        <w:pStyle w:val="19"/>
        <w:rPr>
          <w:ins w:id="212" w:author="the Phanteck" w:date="2026-09-21T15:54:02Z"/>
          <w:rFonts w:hint="default"/>
        </w:rPr>
      </w:pPr>
      <w:ins w:id="213" w:author="the Phanteck" w:date="2026-09-21T15:54:02Z">
        <w:r>
          <w:rPr>
            <w:rFonts w:hint="default"/>
          </w:rPr>
          <w:t xml:space="preserve">    cin &gt;&gt; a6;</w:t>
        </w:r>
      </w:ins>
    </w:p>
    <w:p w14:paraId="2B5CAFEB">
      <w:pPr>
        <w:pStyle w:val="19"/>
        <w:rPr>
          <w:ins w:id="214" w:author="the Phanteck" w:date="2026-09-21T15:54:02Z"/>
          <w:rFonts w:hint="default"/>
        </w:rPr>
      </w:pPr>
      <w:ins w:id="215" w:author="the Phanteck" w:date="2026-09-21T15:54:02Z">
        <w:r>
          <w:rPr>
            <w:rFonts w:hint="default"/>
          </w:rPr>
          <w:t xml:space="preserve">    v7 = a6 * 1000;</w:t>
        </w:r>
      </w:ins>
    </w:p>
    <w:p w14:paraId="4CDD3D70">
      <w:pPr>
        <w:pStyle w:val="19"/>
        <w:rPr>
          <w:ins w:id="216" w:author="the Phanteck" w:date="2026-09-21T15:54:02Z"/>
          <w:rFonts w:hint="default"/>
        </w:rPr>
      </w:pPr>
      <w:ins w:id="217" w:author="the Phanteck" w:date="2026-09-21T15:54:02Z">
        <w:r>
          <w:rPr>
            <w:rFonts w:hint="default"/>
          </w:rPr>
          <w:t xml:space="preserve">    cout &lt;&lt; "Результат (v7) = " &lt;&lt; v7 &lt;&lt; endl &lt;&lt; endl;</w:t>
        </w:r>
      </w:ins>
    </w:p>
    <w:p w14:paraId="5E46FD41">
      <w:pPr>
        <w:pStyle w:val="19"/>
        <w:rPr>
          <w:ins w:id="218" w:author="the Phanteck" w:date="2026-09-21T15:54:02Z"/>
          <w:rFonts w:hint="default"/>
        </w:rPr>
      </w:pPr>
    </w:p>
    <w:p w14:paraId="41C9C6D3">
      <w:pPr>
        <w:pStyle w:val="19"/>
        <w:rPr>
          <w:ins w:id="219" w:author="the Phanteck" w:date="2026-09-21T15:54:02Z"/>
          <w:rFonts w:hint="default"/>
        </w:rPr>
      </w:pPr>
      <w:ins w:id="220" w:author="the Phanteck" w:date="2026-09-21T15:54:02Z">
        <w:r>
          <w:rPr>
            <w:rFonts w:hint="default"/>
          </w:rPr>
          <w:t xml:space="preserve">    // Задача 8: Ввести цену товара и количество. Найти стоимость покупки.</w:t>
        </w:r>
      </w:ins>
    </w:p>
    <w:p w14:paraId="096700B1">
      <w:pPr>
        <w:pStyle w:val="19"/>
        <w:rPr>
          <w:ins w:id="221" w:author="the Phanteck" w:date="2026-09-21T15:54:02Z"/>
          <w:rFonts w:hint="default"/>
        </w:rPr>
      </w:pPr>
      <w:ins w:id="222" w:author="the Phanteck" w:date="2026-09-21T15:54:02Z">
        <w:r>
          <w:rPr>
            <w:rFonts w:hint="default"/>
          </w:rPr>
          <w:t xml:space="preserve">    double a7, b7, v8;</w:t>
        </w:r>
      </w:ins>
    </w:p>
    <w:p w14:paraId="23325D83">
      <w:pPr>
        <w:pStyle w:val="19"/>
        <w:rPr>
          <w:ins w:id="223" w:author="the Phanteck" w:date="2026-09-21T15:54:02Z"/>
          <w:rFonts w:hint="default"/>
        </w:rPr>
      </w:pPr>
      <w:ins w:id="224" w:author="the Phanteck" w:date="2026-09-21T15:54:02Z">
        <w:r>
          <w:rPr>
            <w:rFonts w:hint="default"/>
          </w:rPr>
          <w:t xml:space="preserve">    cout &lt;&lt; "Задача 8. Введите цену товара и количество: ";</w:t>
        </w:r>
      </w:ins>
    </w:p>
    <w:p w14:paraId="66ADD6EB">
      <w:pPr>
        <w:pStyle w:val="19"/>
        <w:rPr>
          <w:ins w:id="225" w:author="the Phanteck" w:date="2026-09-21T15:54:02Z"/>
          <w:rFonts w:hint="default"/>
        </w:rPr>
      </w:pPr>
      <w:ins w:id="226" w:author="the Phanteck" w:date="2026-09-21T15:54:02Z">
        <w:r>
          <w:rPr>
            <w:rFonts w:hint="default"/>
          </w:rPr>
          <w:t xml:space="preserve">    cin &gt;&gt; a7 &gt;&gt; b7;</w:t>
        </w:r>
      </w:ins>
    </w:p>
    <w:p w14:paraId="4664B87D">
      <w:pPr>
        <w:pStyle w:val="19"/>
        <w:rPr>
          <w:ins w:id="227" w:author="the Phanteck" w:date="2026-09-21T15:54:02Z"/>
          <w:rFonts w:hint="default"/>
        </w:rPr>
      </w:pPr>
      <w:ins w:id="228" w:author="the Phanteck" w:date="2026-09-21T15:54:02Z">
        <w:r>
          <w:rPr>
            <w:rFonts w:hint="default"/>
          </w:rPr>
          <w:t xml:space="preserve">    v8 = a7 * b7;</w:t>
        </w:r>
      </w:ins>
    </w:p>
    <w:p w14:paraId="608285FD">
      <w:pPr>
        <w:pStyle w:val="19"/>
        <w:rPr>
          <w:ins w:id="229" w:author="the Phanteck" w:date="2026-09-21T15:54:02Z"/>
          <w:rFonts w:hint="default"/>
        </w:rPr>
      </w:pPr>
      <w:ins w:id="230" w:author="the Phanteck" w:date="2026-09-21T15:54:02Z">
        <w:r>
          <w:rPr>
            <w:rFonts w:hint="default"/>
          </w:rPr>
          <w:t xml:space="preserve">    cout &lt;&lt; "Результат (v8) = " &lt;&lt; v8 &lt;&lt; endl &lt;&lt; endl;</w:t>
        </w:r>
      </w:ins>
    </w:p>
    <w:p w14:paraId="3CE0F399">
      <w:pPr>
        <w:pStyle w:val="19"/>
        <w:rPr>
          <w:ins w:id="231" w:author="the Phanteck" w:date="2026-09-21T15:54:02Z"/>
          <w:rFonts w:hint="default"/>
        </w:rPr>
      </w:pPr>
    </w:p>
    <w:p w14:paraId="72BCEE32">
      <w:pPr>
        <w:pStyle w:val="19"/>
        <w:rPr>
          <w:ins w:id="232" w:author="the Phanteck" w:date="2026-09-21T15:54:02Z"/>
          <w:rFonts w:hint="default"/>
        </w:rPr>
      </w:pPr>
      <w:ins w:id="233" w:author="the Phanteck" w:date="2026-09-21T15:54:02Z">
        <w:r>
          <w:rPr>
            <w:rFonts w:hint="default"/>
          </w:rPr>
          <w:t xml:space="preserve">    // Задача 9: Ввести возраст. Вывести возраст через 5 лет.</w:t>
        </w:r>
      </w:ins>
    </w:p>
    <w:p w14:paraId="547362A7">
      <w:pPr>
        <w:pStyle w:val="19"/>
        <w:rPr>
          <w:ins w:id="234" w:author="the Phanteck" w:date="2026-09-21T15:54:02Z"/>
          <w:rFonts w:hint="default"/>
        </w:rPr>
      </w:pPr>
      <w:ins w:id="235" w:author="the Phanteck" w:date="2026-09-21T15:54:02Z">
        <w:r>
          <w:rPr>
            <w:rFonts w:hint="default"/>
          </w:rPr>
          <w:t xml:space="preserve">    double a8, v9;</w:t>
        </w:r>
      </w:ins>
    </w:p>
    <w:p w14:paraId="5C7A4D46">
      <w:pPr>
        <w:pStyle w:val="19"/>
        <w:rPr>
          <w:ins w:id="236" w:author="the Phanteck" w:date="2026-09-21T15:54:02Z"/>
          <w:rFonts w:hint="default"/>
        </w:rPr>
      </w:pPr>
      <w:ins w:id="237" w:author="the Phanteck" w:date="2026-09-21T15:54:02Z">
        <w:r>
          <w:rPr>
            <w:rFonts w:hint="default"/>
          </w:rPr>
          <w:t xml:space="preserve">    cout &lt;&lt; "Задача 9. Введите возраст: ";</w:t>
        </w:r>
      </w:ins>
    </w:p>
    <w:p w14:paraId="2A72EB53">
      <w:pPr>
        <w:pStyle w:val="19"/>
        <w:rPr>
          <w:ins w:id="238" w:author="the Phanteck" w:date="2026-09-21T15:54:02Z"/>
          <w:rFonts w:hint="default"/>
        </w:rPr>
      </w:pPr>
      <w:ins w:id="239" w:author="the Phanteck" w:date="2026-09-21T15:54:02Z">
        <w:r>
          <w:rPr>
            <w:rFonts w:hint="default"/>
          </w:rPr>
          <w:t xml:space="preserve">    cin &gt;&gt; a8;</w:t>
        </w:r>
      </w:ins>
    </w:p>
    <w:p w14:paraId="084EFEB5">
      <w:pPr>
        <w:pStyle w:val="19"/>
        <w:rPr>
          <w:ins w:id="240" w:author="the Phanteck" w:date="2026-09-21T15:54:02Z"/>
          <w:rFonts w:hint="default"/>
        </w:rPr>
      </w:pPr>
      <w:ins w:id="241" w:author="the Phanteck" w:date="2026-09-21T15:54:02Z">
        <w:r>
          <w:rPr>
            <w:rFonts w:hint="default"/>
          </w:rPr>
          <w:t xml:space="preserve">    v9 = a8 + 5;</w:t>
        </w:r>
      </w:ins>
    </w:p>
    <w:p w14:paraId="5CCB3BDF">
      <w:pPr>
        <w:pStyle w:val="19"/>
        <w:rPr>
          <w:ins w:id="242" w:author="the Phanteck" w:date="2026-09-21T15:54:02Z"/>
          <w:rFonts w:hint="default"/>
        </w:rPr>
      </w:pPr>
      <w:ins w:id="243" w:author="the Phanteck" w:date="2026-09-21T15:54:02Z">
        <w:r>
          <w:rPr>
            <w:rFonts w:hint="default"/>
          </w:rPr>
          <w:t xml:space="preserve">    cout &lt;&lt; "Результат (v9) = " &lt;&lt; v9 &lt;&lt; endl &lt;&lt; endl;</w:t>
        </w:r>
      </w:ins>
    </w:p>
    <w:p w14:paraId="7010F6A4">
      <w:pPr>
        <w:pStyle w:val="19"/>
        <w:rPr>
          <w:ins w:id="244" w:author="the Phanteck" w:date="2026-09-21T15:54:02Z"/>
          <w:rFonts w:hint="default"/>
        </w:rPr>
      </w:pPr>
    </w:p>
    <w:p w14:paraId="1495BB77">
      <w:pPr>
        <w:pStyle w:val="19"/>
        <w:rPr>
          <w:ins w:id="245" w:author="the Phanteck" w:date="2026-09-21T15:54:02Z"/>
          <w:rFonts w:hint="default"/>
        </w:rPr>
      </w:pPr>
      <w:ins w:id="246" w:author="the Phanteck" w:date="2026-09-21T15:54:02Z">
        <w:r>
          <w:rPr>
            <w:rFonts w:hint="default"/>
          </w:rPr>
          <w:t xml:space="preserve">    // Задача 10: Ввести радиус круга. Найти диаметр.</w:t>
        </w:r>
      </w:ins>
    </w:p>
    <w:p w14:paraId="7005EA50">
      <w:pPr>
        <w:pStyle w:val="19"/>
        <w:rPr>
          <w:ins w:id="247" w:author="the Phanteck" w:date="2026-09-21T15:54:02Z"/>
          <w:rFonts w:hint="default"/>
        </w:rPr>
      </w:pPr>
      <w:ins w:id="248" w:author="the Phanteck" w:date="2026-09-21T15:54:02Z">
        <w:r>
          <w:rPr>
            <w:rFonts w:hint="default"/>
          </w:rPr>
          <w:t xml:space="preserve">    double a9, v10;</w:t>
        </w:r>
      </w:ins>
    </w:p>
    <w:p w14:paraId="2CB51383">
      <w:pPr>
        <w:pStyle w:val="19"/>
        <w:rPr>
          <w:ins w:id="249" w:author="the Phanteck" w:date="2026-09-21T15:54:02Z"/>
          <w:rFonts w:hint="default"/>
        </w:rPr>
      </w:pPr>
      <w:ins w:id="250" w:author="the Phanteck" w:date="2026-09-21T15:54:02Z">
        <w:r>
          <w:rPr>
            <w:rFonts w:hint="default"/>
          </w:rPr>
          <w:t xml:space="preserve">    cout &lt;&lt; "Задача 10. Введите радиус круга: ";</w:t>
        </w:r>
      </w:ins>
    </w:p>
    <w:p w14:paraId="15EDA109">
      <w:pPr>
        <w:pStyle w:val="19"/>
        <w:rPr>
          <w:ins w:id="251" w:author="the Phanteck" w:date="2026-09-21T15:54:02Z"/>
          <w:rFonts w:hint="default"/>
        </w:rPr>
      </w:pPr>
      <w:ins w:id="252" w:author="the Phanteck" w:date="2026-09-21T15:54:02Z">
        <w:r>
          <w:rPr>
            <w:rFonts w:hint="default"/>
          </w:rPr>
          <w:t xml:space="preserve">    cin &gt;&gt; a9;</w:t>
        </w:r>
      </w:ins>
    </w:p>
    <w:p w14:paraId="206AE4B2">
      <w:pPr>
        <w:pStyle w:val="19"/>
        <w:rPr>
          <w:ins w:id="253" w:author="the Phanteck" w:date="2026-09-21T15:54:02Z"/>
          <w:rFonts w:hint="default"/>
        </w:rPr>
      </w:pPr>
      <w:ins w:id="254" w:author="the Phanteck" w:date="2026-09-21T15:54:02Z">
        <w:r>
          <w:rPr>
            <w:rFonts w:hint="default"/>
          </w:rPr>
          <w:t xml:space="preserve">    v10 = 2 * a9;</w:t>
        </w:r>
      </w:ins>
    </w:p>
    <w:p w14:paraId="2B8CA653">
      <w:pPr>
        <w:pStyle w:val="19"/>
        <w:rPr>
          <w:ins w:id="255" w:author="the Phanteck" w:date="2026-09-21T15:54:02Z"/>
          <w:rFonts w:hint="default"/>
        </w:rPr>
      </w:pPr>
      <w:ins w:id="256" w:author="the Phanteck" w:date="2026-09-21T15:54:02Z">
        <w:r>
          <w:rPr>
            <w:rFonts w:hint="default"/>
          </w:rPr>
          <w:t xml:space="preserve">    cout &lt;&lt; "Результат (v10) = " &lt;&lt; v10 &lt;&lt; endl &lt;&lt; endl;</w:t>
        </w:r>
      </w:ins>
    </w:p>
    <w:p w14:paraId="288BAD6C">
      <w:pPr>
        <w:pStyle w:val="19"/>
        <w:rPr>
          <w:ins w:id="257" w:author="the Phanteck" w:date="2026-09-21T15:54:02Z"/>
          <w:rFonts w:hint="default"/>
        </w:rPr>
      </w:pPr>
    </w:p>
    <w:p w14:paraId="58096959">
      <w:pPr>
        <w:pStyle w:val="19"/>
        <w:rPr>
          <w:ins w:id="258" w:author="the Phanteck" w:date="2026-09-21T15:54:02Z"/>
          <w:rFonts w:hint="default"/>
        </w:rPr>
      </w:pPr>
      <w:ins w:id="259" w:author="the Phanteck" w:date="2026-09-21T15:54:02Z">
        <w:r>
          <w:rPr>
            <w:rFonts w:hint="default"/>
          </w:rPr>
          <w:t xml:space="preserve">    // Задача 11: Ввести три числа. Найти их сумму.</w:t>
        </w:r>
      </w:ins>
    </w:p>
    <w:p w14:paraId="197C0CF0">
      <w:pPr>
        <w:pStyle w:val="19"/>
        <w:rPr>
          <w:ins w:id="260" w:author="the Phanteck" w:date="2026-09-21T15:54:02Z"/>
          <w:rFonts w:hint="default"/>
        </w:rPr>
      </w:pPr>
      <w:ins w:id="261" w:author="the Phanteck" w:date="2026-09-21T15:54:02Z">
        <w:r>
          <w:rPr>
            <w:rFonts w:hint="default"/>
          </w:rPr>
          <w:t xml:space="preserve">    double a10, b10, c10, v11;</w:t>
        </w:r>
      </w:ins>
    </w:p>
    <w:p w14:paraId="5D1C4080">
      <w:pPr>
        <w:pStyle w:val="19"/>
        <w:rPr>
          <w:ins w:id="262" w:author="the Phanteck" w:date="2026-09-21T15:54:02Z"/>
          <w:rFonts w:hint="default"/>
        </w:rPr>
      </w:pPr>
      <w:ins w:id="263" w:author="the Phanteck" w:date="2026-09-21T15:54:02Z">
        <w:r>
          <w:rPr>
            <w:rFonts w:hint="default"/>
          </w:rPr>
          <w:t xml:space="preserve">    cout &lt;&lt; "Задача 11. Введите три числа: ";</w:t>
        </w:r>
      </w:ins>
    </w:p>
    <w:p w14:paraId="6F8A915E">
      <w:pPr>
        <w:pStyle w:val="19"/>
        <w:rPr>
          <w:ins w:id="264" w:author="the Phanteck" w:date="2026-09-21T15:54:02Z"/>
          <w:rFonts w:hint="default"/>
        </w:rPr>
      </w:pPr>
      <w:ins w:id="265" w:author="the Phanteck" w:date="2026-09-21T15:54:02Z">
        <w:r>
          <w:rPr>
            <w:rFonts w:hint="default"/>
          </w:rPr>
          <w:t xml:space="preserve">    cin &gt;&gt; a10 &gt;&gt; b10 &gt;&gt; c10;</w:t>
        </w:r>
      </w:ins>
    </w:p>
    <w:p w14:paraId="7082EF31">
      <w:pPr>
        <w:pStyle w:val="19"/>
        <w:rPr>
          <w:ins w:id="266" w:author="the Phanteck" w:date="2026-09-21T15:54:02Z"/>
          <w:rFonts w:hint="default"/>
        </w:rPr>
      </w:pPr>
      <w:ins w:id="267" w:author="the Phanteck" w:date="2026-09-21T15:54:02Z">
        <w:r>
          <w:rPr>
            <w:rFonts w:hint="default"/>
          </w:rPr>
          <w:t xml:space="preserve">    v11 = a10 + b10 + c10;</w:t>
        </w:r>
      </w:ins>
    </w:p>
    <w:p w14:paraId="4EDDD716">
      <w:pPr>
        <w:pStyle w:val="19"/>
        <w:rPr>
          <w:ins w:id="268" w:author="the Phanteck" w:date="2026-09-21T15:54:02Z"/>
          <w:rFonts w:hint="default"/>
        </w:rPr>
      </w:pPr>
      <w:ins w:id="269" w:author="the Phanteck" w:date="2026-09-21T15:54:02Z">
        <w:r>
          <w:rPr>
            <w:rFonts w:hint="default"/>
          </w:rPr>
          <w:t xml:space="preserve">    cout &lt;&lt; "Результат (v11) = " &lt;&lt; v11 &lt;&lt; endl &lt;&lt; endl;</w:t>
        </w:r>
      </w:ins>
    </w:p>
    <w:p w14:paraId="37BDA23C">
      <w:pPr>
        <w:pStyle w:val="19"/>
        <w:rPr>
          <w:ins w:id="270" w:author="the Phanteck" w:date="2026-09-21T15:54:02Z"/>
          <w:rFonts w:hint="default"/>
        </w:rPr>
      </w:pPr>
    </w:p>
    <w:p w14:paraId="7F7337EB">
      <w:pPr>
        <w:pStyle w:val="19"/>
        <w:rPr>
          <w:ins w:id="271" w:author="the Phanteck" w:date="2026-09-21T15:54:02Z"/>
          <w:rFonts w:hint="default"/>
        </w:rPr>
      </w:pPr>
      <w:ins w:id="272" w:author="the Phanteck" w:date="2026-09-21T15:54:02Z">
        <w:r>
          <w:rPr>
            <w:rFonts w:hint="default"/>
          </w:rPr>
          <w:t xml:space="preserve">    // Задача 12: Ввести два числа. Найти среднее арифметическое.</w:t>
        </w:r>
      </w:ins>
    </w:p>
    <w:p w14:paraId="71B115F1">
      <w:pPr>
        <w:pStyle w:val="19"/>
        <w:rPr>
          <w:ins w:id="273" w:author="the Phanteck" w:date="2026-09-21T15:54:02Z"/>
          <w:rFonts w:hint="default"/>
        </w:rPr>
      </w:pPr>
      <w:ins w:id="274" w:author="the Phanteck" w:date="2026-09-21T15:54:02Z">
        <w:r>
          <w:rPr>
            <w:rFonts w:hint="default"/>
          </w:rPr>
          <w:t xml:space="preserve">    double a11, b11, v12;</w:t>
        </w:r>
      </w:ins>
    </w:p>
    <w:p w14:paraId="47D73B20">
      <w:pPr>
        <w:pStyle w:val="19"/>
        <w:rPr>
          <w:ins w:id="275" w:author="the Phanteck" w:date="2026-09-21T15:54:02Z"/>
          <w:rFonts w:hint="default"/>
        </w:rPr>
      </w:pPr>
      <w:ins w:id="276" w:author="the Phanteck" w:date="2026-09-21T15:54:02Z">
        <w:r>
          <w:rPr>
            <w:rFonts w:hint="default"/>
          </w:rPr>
          <w:t xml:space="preserve">    cout &lt;&lt; "Задача 12. Введите два числа: ";</w:t>
        </w:r>
      </w:ins>
    </w:p>
    <w:p w14:paraId="3BDA1876">
      <w:pPr>
        <w:pStyle w:val="19"/>
        <w:rPr>
          <w:ins w:id="277" w:author="the Phanteck" w:date="2026-09-21T15:54:02Z"/>
          <w:rFonts w:hint="default"/>
        </w:rPr>
      </w:pPr>
      <w:ins w:id="278" w:author="the Phanteck" w:date="2026-09-21T15:54:02Z">
        <w:r>
          <w:rPr>
            <w:rFonts w:hint="default"/>
          </w:rPr>
          <w:t xml:space="preserve">    cin &gt;&gt; a11 &gt;&gt; b11;</w:t>
        </w:r>
      </w:ins>
    </w:p>
    <w:p w14:paraId="2E1C9240">
      <w:pPr>
        <w:pStyle w:val="19"/>
        <w:rPr>
          <w:ins w:id="279" w:author="the Phanteck" w:date="2026-09-21T15:54:02Z"/>
          <w:rFonts w:hint="default"/>
        </w:rPr>
      </w:pPr>
      <w:ins w:id="280" w:author="the Phanteck" w:date="2026-09-21T15:54:02Z">
        <w:r>
          <w:rPr>
            <w:rFonts w:hint="default"/>
          </w:rPr>
          <w:t xml:space="preserve">    v12 = (a11 + b11) / 2.0;</w:t>
        </w:r>
      </w:ins>
    </w:p>
    <w:p w14:paraId="0B58A208">
      <w:pPr>
        <w:pStyle w:val="19"/>
        <w:rPr>
          <w:ins w:id="281" w:author="the Phanteck" w:date="2026-09-21T15:54:02Z"/>
          <w:rFonts w:hint="default"/>
        </w:rPr>
      </w:pPr>
      <w:ins w:id="282" w:author="the Phanteck" w:date="2026-09-21T15:54:02Z">
        <w:r>
          <w:rPr>
            <w:rFonts w:hint="default"/>
          </w:rPr>
          <w:t xml:space="preserve">    cout &lt;&lt; "Результат (v12) = " &lt;&lt; v12 &lt;&lt; endl &lt;&lt; endl;</w:t>
        </w:r>
      </w:ins>
    </w:p>
    <w:p w14:paraId="65ECE55C">
      <w:pPr>
        <w:pStyle w:val="19"/>
        <w:rPr>
          <w:ins w:id="283" w:author="the Phanteck" w:date="2026-09-21T15:54:02Z"/>
          <w:rFonts w:hint="default"/>
        </w:rPr>
      </w:pPr>
    </w:p>
    <w:p w14:paraId="53865172">
      <w:pPr>
        <w:pStyle w:val="19"/>
        <w:rPr>
          <w:ins w:id="284" w:author="the Phanteck" w:date="2026-09-21T15:54:02Z"/>
          <w:rFonts w:hint="default"/>
        </w:rPr>
      </w:pPr>
      <w:ins w:id="285" w:author="the Phanteck" w:date="2026-09-21T15:54:02Z">
        <w:r>
          <w:rPr>
            <w:rFonts w:hint="default"/>
          </w:rPr>
          <w:t xml:space="preserve">    return 0;</w:t>
        </w:r>
      </w:ins>
    </w:p>
    <w:p w14:paraId="3E8EA990">
      <w:pPr>
        <w:pStyle w:val="19"/>
        <w:rPr>
          <w:ins w:id="286" w:author="the Phanteck" w:date="2026-09-21T15:54:02Z"/>
        </w:rPr>
      </w:pPr>
      <w:ins w:id="287" w:author="the Phanteck" w:date="2026-09-21T15:54:02Z">
        <w:r>
          <w:rPr>
            <w:rFonts w:hint="default"/>
          </w:rPr>
          <w:t>}</w:t>
        </w:r>
      </w:ins>
    </w:p>
    <w:p w14:paraId="1F0634F4">
      <w:pPr>
        <w:rPr>
          <w:rFonts w:hint="default"/>
          <w:lang w:val="ru-RU"/>
        </w:rPr>
      </w:pPr>
    </w:p>
    <w:p w14:paraId="0993E23B">
      <w:pPr>
        <w:pStyle w:val="2"/>
      </w:pPr>
      <w:r>
        <w:t>Что сдаёт студент</w:t>
      </w:r>
    </w:p>
    <w:p w14:paraId="095AA896">
      <w:pPr>
        <w:pStyle w:val="24"/>
        <w:spacing w:after="60"/>
      </w:pPr>
      <w:r>
        <w:t>ответы по заданию 1;</w:t>
      </w:r>
    </w:p>
    <w:p w14:paraId="760229FA">
      <w:pPr>
        <w:pStyle w:val="24"/>
        <w:spacing w:after="60"/>
      </w:pPr>
      <w:r>
        <w:t>восстановленную программу из задания 2;</w:t>
      </w:r>
    </w:p>
    <w:p w14:paraId="4C115175">
      <w:pPr>
        <w:pStyle w:val="24"/>
        <w:spacing w:after="60"/>
        <w:rPr>
          <w:lang w:val="ru-RU"/>
        </w:rPr>
      </w:pPr>
      <w:r>
        <w:rPr>
          <w:lang w:val="ru-RU"/>
        </w:rPr>
        <w:t xml:space="preserve">ответ по направлениям </w:t>
      </w:r>
      <w:r>
        <w:t>cin</w:t>
      </w:r>
      <w:r>
        <w:rPr>
          <w:lang w:val="ru-RU"/>
        </w:rPr>
        <w:t xml:space="preserve"> / </w:t>
      </w:r>
      <w:r>
        <w:t>cout</w:t>
      </w:r>
      <w:r>
        <w:rPr>
          <w:lang w:val="ru-RU"/>
        </w:rPr>
        <w:t>;</w:t>
      </w:r>
    </w:p>
    <w:p w14:paraId="4F6ED63C">
      <w:pPr>
        <w:pStyle w:val="24"/>
        <w:spacing w:after="60"/>
        <w:rPr>
          <w:lang w:val="ru-RU"/>
        </w:rPr>
      </w:pPr>
      <w:r>
        <w:rPr>
          <w:lang w:val="ru-RU"/>
        </w:rPr>
        <w:t>код по первой блок-схеме;</w:t>
      </w:r>
    </w:p>
    <w:p w14:paraId="6A1DA8BE">
      <w:pPr>
        <w:pStyle w:val="24"/>
        <w:spacing w:after="60"/>
        <w:rPr>
          <w:lang w:val="ru-RU"/>
        </w:rPr>
      </w:pPr>
      <w:r>
        <w:rPr>
          <w:lang w:val="ru-RU"/>
        </w:rPr>
        <w:t>код по второй блок-схеме;</w:t>
      </w:r>
    </w:p>
    <w:p w14:paraId="0EDF5EE9">
      <w:pPr>
        <w:pStyle w:val="24"/>
        <w:spacing w:after="60"/>
      </w:pPr>
      <w:r>
        <w:t>исправленную программу из задания 6;</w:t>
      </w:r>
    </w:p>
    <w:p w14:paraId="2A48DAFA">
      <w:pPr>
        <w:pStyle w:val="24"/>
        <w:spacing w:after="60"/>
      </w:pPr>
      <w:r>
        <w:t>индивидуальную программу своего варианта;</w:t>
      </w:r>
    </w:p>
    <w:p w14:paraId="4805637D">
      <w:pPr>
        <w:pStyle w:val="24"/>
        <w:spacing w:after="60"/>
        <w:rPr>
          <w:lang w:val="ru-RU"/>
        </w:rPr>
      </w:pPr>
      <w:r>
        <w:rPr>
          <w:lang w:val="ru-RU"/>
        </w:rPr>
        <w:t xml:space="preserve">скриншоты запуска программ в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11C694DE">
      <w:pPr>
        <w:pStyle w:val="2"/>
      </w:pPr>
      <w:r>
        <w:t>Контрольные вопросы</w:t>
      </w:r>
    </w:p>
    <w:p w14:paraId="0A49D60E">
      <w:pPr>
        <w:pStyle w:val="30"/>
        <w:spacing w:after="60"/>
        <w:rPr>
          <w:lang w:val="ru-RU"/>
        </w:rPr>
      </w:pPr>
      <w:r>
        <w:rPr>
          <w:lang w:val="ru-RU"/>
        </w:rPr>
        <w:t xml:space="preserve">С какой функции начинается выполнение программы </w:t>
      </w:r>
      <w:r>
        <w:t>C</w:t>
      </w:r>
      <w:r>
        <w:rPr>
          <w:lang w:val="ru-RU"/>
        </w:rPr>
        <w:t>++?</w:t>
      </w:r>
    </w:p>
    <w:p w14:paraId="4DA57C8D">
      <w:pPr>
        <w:pStyle w:val="30"/>
        <w:spacing w:after="60"/>
      </w:pPr>
      <w:r>
        <w:t>Для чего нужен #include &lt;iostream&gt;?</w:t>
      </w:r>
    </w:p>
    <w:p w14:paraId="60A8002B">
      <w:pPr>
        <w:pStyle w:val="30"/>
        <w:spacing w:after="60"/>
        <w:rPr>
          <w:lang w:val="ru-RU"/>
        </w:rPr>
      </w:pPr>
      <w:r>
        <w:rPr>
          <w:lang w:val="ru-RU"/>
        </w:rPr>
        <w:t xml:space="preserve">Чем </w:t>
      </w:r>
      <w:r>
        <w:t>cin</w:t>
      </w:r>
      <w:r>
        <w:rPr>
          <w:lang w:val="ru-RU"/>
        </w:rPr>
        <w:t xml:space="preserve"> отличается от </w:t>
      </w:r>
      <w:r>
        <w:t>cout</w:t>
      </w:r>
      <w:r>
        <w:rPr>
          <w:lang w:val="ru-RU"/>
        </w:rPr>
        <w:t>?</w:t>
      </w:r>
    </w:p>
    <w:p w14:paraId="281B4E62">
      <w:pPr>
        <w:pStyle w:val="30"/>
        <w:spacing w:after="60"/>
      </w:pPr>
      <w:r>
        <w:t>Что означают операторы &gt;&gt; и &lt;&lt;?</w:t>
      </w:r>
    </w:p>
    <w:p w14:paraId="3A9ADA7F">
      <w:pPr>
        <w:pStyle w:val="30"/>
        <w:spacing w:after="60"/>
        <w:rPr>
          <w:lang w:val="ru-RU"/>
        </w:rPr>
      </w:pPr>
      <w:r>
        <w:rPr>
          <w:lang w:val="ru-RU"/>
        </w:rPr>
        <w:t>Для чего нужна точка с запятой ; ?</w:t>
      </w:r>
    </w:p>
    <w:p w14:paraId="61BD0C42">
      <w:pPr>
        <w:pStyle w:val="30"/>
        <w:spacing w:after="60"/>
        <w:rPr>
          <w:lang w:val="ru-RU"/>
        </w:rPr>
      </w:pPr>
      <w:r>
        <w:rPr>
          <w:lang w:val="ru-RU"/>
        </w:rPr>
        <w:t>Что произойдёт, если в программе есть синтаксическая ошибка?</w:t>
      </w:r>
    </w:p>
    <w:p w14:paraId="2C8C1CD0">
      <w:pPr>
        <w:pStyle w:val="2"/>
        <w:pageBreakBefore/>
      </w:pPr>
      <w: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20DA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3F1F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>
            <w:pPr>
              <w:spacing w:after="0" w:line="240" w:lineRule="auto"/>
            </w:pPr>
            <w:r>
              <w:t>Разбор программы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>
            <w:pPr>
              <w:spacing w:after="0" w:line="240" w:lineRule="auto"/>
            </w:pPr>
            <w:r>
              <w:t>Понимание назначения строк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>
            <w:pPr>
              <w:spacing w:after="0" w:line="240" w:lineRule="auto"/>
            </w:pPr>
            <w:r>
              <w:t>15</w:t>
            </w:r>
          </w:p>
        </w:tc>
      </w:tr>
      <w:tr w14:paraId="5BDA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>
            <w:pPr>
              <w:spacing w:after="0" w:line="240" w:lineRule="auto"/>
            </w:pPr>
            <w:r>
              <w:t>Восстановление кода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>
            <w:pPr>
              <w:spacing w:after="0" w:line="240" w:lineRule="auto"/>
            </w:pPr>
            <w:r>
              <w:t>Корректно заполнены пропуски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>
            <w:pPr>
              <w:spacing w:after="0" w:line="240" w:lineRule="auto"/>
            </w:pPr>
            <w:r>
              <w:t>10</w:t>
            </w:r>
          </w:p>
        </w:tc>
      </w:tr>
      <w:tr w14:paraId="60C3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>
            <w:pPr>
              <w:spacing w:after="0" w:line="240" w:lineRule="auto"/>
            </w:pPr>
            <w:r>
              <w:t>cin / cout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Понимание ввода, вывода и направлений &gt;&gt;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>
            <w:pPr>
              <w:spacing w:after="0" w:line="240" w:lineRule="auto"/>
            </w:pPr>
            <w:r>
              <w:t>10</w:t>
            </w:r>
          </w:p>
        </w:tc>
      </w:tr>
      <w:tr w14:paraId="01C2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>
            <w:pPr>
              <w:spacing w:after="0" w:line="240" w:lineRule="auto"/>
            </w:pPr>
            <w:r>
              <w:t>Программа по блок-схеме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>
            <w:pPr>
              <w:spacing w:after="0" w:line="240" w:lineRule="auto"/>
            </w:pPr>
            <w:r>
              <w:t>15</w:t>
            </w:r>
          </w:p>
        </w:tc>
      </w:tr>
      <w:tr w14:paraId="1FC3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>
            <w:pPr>
              <w:spacing w:after="0" w:line="240" w:lineRule="auto"/>
            </w:pPr>
            <w:r>
              <w:t>Программа по блок-схеме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>
            <w:pPr>
              <w:spacing w:after="0" w:line="240" w:lineRule="auto"/>
            </w:pPr>
            <w:r>
              <w:t>Самостоятельность и правильность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>
            <w:pPr>
              <w:spacing w:after="0" w:line="240" w:lineRule="auto"/>
            </w:pPr>
            <w:r>
              <w:t>15</w:t>
            </w:r>
          </w:p>
        </w:tc>
      </w:tr>
      <w:tr w14:paraId="1F3A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>
            <w:pPr>
              <w:spacing w:after="0" w:line="240" w:lineRule="auto"/>
            </w:pPr>
            <w:r>
              <w:t>Поиск ошибок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>
            <w:pPr>
              <w:spacing w:after="0" w:line="240" w:lineRule="auto"/>
            </w:pPr>
            <w:r>
              <w:t>Ошибки найдены и исправлены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>
            <w:pPr>
              <w:spacing w:after="0" w:line="240" w:lineRule="auto"/>
            </w:pPr>
            <w:r>
              <w:t>15</w:t>
            </w:r>
          </w:p>
        </w:tc>
      </w:tr>
      <w:tr w14:paraId="0FA4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>
            <w:pPr>
              <w:spacing w:after="0" w:line="240" w:lineRule="auto"/>
            </w:pPr>
            <w:r>
              <w:t>Индивидуальная программа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>
            <w:pPr>
              <w:spacing w:after="0" w:line="240" w:lineRule="auto"/>
            </w:pPr>
            <w:r>
              <w:t>15</w:t>
            </w:r>
          </w:p>
        </w:tc>
      </w:tr>
      <w:tr w14:paraId="40FE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>
            <w:pPr>
              <w:spacing w:after="0" w:line="240" w:lineRule="auto"/>
            </w:pPr>
            <w:r>
              <w:t>Оформление и скриншоты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>
            <w:pPr>
              <w:spacing w:after="0" w:line="240" w:lineRule="auto"/>
            </w:pPr>
            <w:r>
              <w:t>Полнота сдачи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>
            <w:pPr>
              <w:spacing w:after="0" w:line="240" w:lineRule="auto"/>
            </w:pPr>
            <w:r>
              <w:t>5</w:t>
            </w:r>
          </w:p>
        </w:tc>
      </w:tr>
      <w:tr w14:paraId="51CD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  <w:shd w:val="clear" w:color="auto" w:fill="ECFFD9"/>
          </w:tcPr>
          <w:p w14:paraId="6D5EF870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>
            <w:pPr>
              <w:spacing w:after="0" w:line="240" w:lineRule="auto"/>
            </w:pPr>
          </w:p>
        </w:tc>
        <w:tc>
          <w:tcPr>
            <w:tcW w:w="3437" w:type="dxa"/>
            <w:shd w:val="clear" w:color="auto" w:fill="ECFFD9"/>
          </w:tcPr>
          <w:p w14:paraId="64EC217D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32B76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>
            <w:pPr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>
      <w:pPr>
        <w:rPr>
          <w:lang w:val="ru-RU"/>
        </w:rPr>
      </w:pPr>
    </w:p>
    <w:sectPr>
      <w:headerReference r:id="rId5" w:type="default"/>
      <w:footerReference r:id="rId6" w:type="default"/>
      <w:pgSz w:w="12240" w:h="15840"/>
      <w:pgMar w:top="907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54B3B">
    <w:pPr>
      <w:pStyle w:val="18"/>
      <w:jc w:val="center"/>
      <w:rPr>
        <w:lang w:val="ru-RU"/>
      </w:rPr>
    </w:pPr>
    <w:r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0DF41">
    <w:pPr>
      <w:pStyle w:val="19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he Phanteck">
    <w15:presenceInfo w15:providerId="WPS Office" w15:userId="53788500411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trackRevisions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54E"/>
    <w:rsid w:val="00034616"/>
    <w:rsid w:val="0006063C"/>
    <w:rsid w:val="0015074B"/>
    <w:rsid w:val="0029639D"/>
    <w:rsid w:val="00326F90"/>
    <w:rsid w:val="009757DB"/>
    <w:rsid w:val="009C37CD"/>
    <w:rsid w:val="00AA1D8D"/>
    <w:rsid w:val="00B47730"/>
    <w:rsid w:val="00CB0664"/>
    <w:rsid w:val="00E66CC7"/>
    <w:rsid w:val="00FC693F"/>
    <w:rsid w:val="6393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2A87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F2A87"/>
      <w:spacing w:val="5"/>
      <w:kern w:val="28"/>
      <w:sz w:val="44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Верхний колонтитул Знак"/>
    <w:basedOn w:val="11"/>
    <w:link w:val="19"/>
    <w:qFormat/>
    <w:uiPriority w:val="99"/>
  </w:style>
  <w:style w:type="character" w:customStyle="1" w:styleId="137">
    <w:name w:val="Нижний колонтитул Знак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Заголовок Знак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Подзаголовок Знак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Основной текст Знак"/>
    <w:basedOn w:val="11"/>
    <w:link w:val="13"/>
    <w:qFormat/>
    <w:uiPriority w:val="99"/>
  </w:style>
  <w:style w:type="character" w:customStyle="1" w:styleId="146">
    <w:name w:val="Основной текст 2 Знак"/>
    <w:basedOn w:val="11"/>
    <w:link w:val="14"/>
    <w:qFormat/>
    <w:uiPriority w:val="99"/>
  </w:style>
  <w:style w:type="character" w:customStyle="1" w:styleId="147">
    <w:name w:val="Основной текст 3 Знак"/>
    <w:basedOn w:val="11"/>
    <w:link w:val="15"/>
    <w:qFormat/>
    <w:uiPriority w:val="99"/>
    <w:rPr>
      <w:sz w:val="16"/>
      <w:szCs w:val="16"/>
    </w:rPr>
  </w:style>
  <w:style w:type="character" w:customStyle="1" w:styleId="148">
    <w:name w:val="Текст макроса Знак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Цитата 2 Знак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Выделенная цитата Знак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Code"/>
    <w:uiPriority w:val="0"/>
    <w:pPr>
      <w:spacing w:after="200" w:line="276" w:lineRule="auto"/>
    </w:pPr>
    <w:rPr>
      <w:rFonts w:ascii="Consolas" w:hAnsi="Consolas" w:eastAsiaTheme="minorEastAsia" w:cstheme="minorBidi"/>
      <w:color w:val="1F2430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1102</Words>
  <Characters>7590</Characters>
  <Lines>62</Lines>
  <Paragraphs>17</Paragraphs>
  <TotalTime>32</TotalTime>
  <ScaleCrop>false</ScaleCrop>
  <LinksUpToDate>false</LinksUpToDate>
  <CharactersWithSpaces>8508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the Phanteck</cp:lastModifiedBy>
  <dcterms:modified xsi:type="dcterms:W3CDTF">2026-09-21T10:55:09Z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eyJoZGlkIjoiNWQyMTkxZGVkYWUwNWE4ZDQ5YTY3OTMzNGFmYjZjNWYiLCJ1c2VySWQiOiI1Mzc3Nzc3Nzk5OTMwIn0=</vt:lpwstr>
  </property>
  <property fmtid="{D5CDD505-2E9C-101B-9397-08002B2CF9AE}" pid="3" name="KSOProductBuildVer">
    <vt:lpwstr>1033-12.1.0.28485</vt:lpwstr>
  </property>
  <property fmtid="{D5CDD505-2E9C-101B-9397-08002B2CF9AE}" pid="4" name="ICV">
    <vt:lpwstr>1C81355739634B849FB751EA1E3F3AFB_12</vt:lpwstr>
  </property>
</Properties>
</file>